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5124B" w14:textId="77777777" w:rsidR="00DE39EE" w:rsidRDefault="006A3937">
      <w:pPr>
        <w:spacing w:line="480" w:lineRule="auto"/>
        <w:rPr>
          <w:rFonts w:ascii="Arial" w:hAnsi="Arial"/>
          <w:b/>
          <w:bCs/>
          <w:i/>
          <w:iCs/>
          <w:color w:val="708090"/>
          <w:sz w:val="16"/>
          <w:szCs w:val="16"/>
        </w:rPr>
      </w:pPr>
      <w:r>
        <w:rPr>
          <w:rFonts w:ascii="Arial" w:hAnsi="Arial"/>
          <w:b/>
          <w:bCs/>
          <w:i/>
          <w:iCs/>
          <w:color w:val="708090"/>
          <w:sz w:val="16"/>
          <w:szCs w:val="16"/>
        </w:rPr>
        <w:t xml:space="preserve"> Big picture stuff</w:t>
      </w:r>
    </w:p>
    <w:p w14:paraId="21EBB2D8" w14:textId="77777777" w:rsidR="00DE39EE" w:rsidRDefault="006A3937">
      <w:pPr>
        <w:spacing w:line="480" w:lineRule="auto"/>
        <w:rPr>
          <w:rFonts w:ascii="Arial" w:hAnsi="Arial"/>
          <w:b/>
          <w:bCs/>
          <w:sz w:val="16"/>
          <w:szCs w:val="16"/>
        </w:rPr>
      </w:pPr>
      <w:r>
        <w:rPr>
          <w:rFonts w:ascii="Arial" w:hAnsi="Arial"/>
          <w:b/>
          <w:bCs/>
          <w:sz w:val="16"/>
          <w:szCs w:val="16"/>
        </w:rPr>
        <w:t xml:space="preserve">Reviewers: </w:t>
      </w:r>
    </w:p>
    <w:p w14:paraId="6A38DC03" w14:textId="77777777" w:rsidR="00DE39EE" w:rsidRDefault="006A3937">
      <w:pPr>
        <w:spacing w:line="480" w:lineRule="auto"/>
        <w:rPr>
          <w:rFonts w:ascii="Arial" w:hAnsi="Arial"/>
          <w:b/>
          <w:bCs/>
          <w:sz w:val="16"/>
          <w:szCs w:val="16"/>
        </w:rPr>
      </w:pPr>
      <w:r>
        <w:rPr>
          <w:rFonts w:ascii="Arial" w:hAnsi="Arial"/>
          <w:b/>
          <w:bCs/>
          <w:sz w:val="16"/>
          <w:szCs w:val="16"/>
        </w:rPr>
        <w:t>Important correspondence:</w:t>
      </w:r>
    </w:p>
    <w:p w14:paraId="225D4D3D" w14:textId="77777777" w:rsidR="00DE39EE" w:rsidRDefault="006A3937">
      <w:pPr>
        <w:spacing w:line="480" w:lineRule="auto"/>
        <w:rPr>
          <w:rFonts w:ascii="Arial" w:hAnsi="Arial"/>
          <w:b/>
          <w:bCs/>
          <w:sz w:val="16"/>
          <w:szCs w:val="16"/>
        </w:rPr>
      </w:pPr>
      <w:r>
        <w:rPr>
          <w:rFonts w:ascii="Arial" w:hAnsi="Arial"/>
          <w:b/>
          <w:bCs/>
          <w:sz w:val="16"/>
          <w:szCs w:val="16"/>
        </w:rPr>
        <w:t>1.) We don’t want to mess with published data</w:t>
      </w:r>
    </w:p>
    <w:p w14:paraId="7068D115" w14:textId="3DFBCCF3" w:rsidR="00DE39EE" w:rsidRDefault="006A3937">
      <w:pPr>
        <w:pStyle w:val="Quotations"/>
        <w:ind w:left="0" w:right="540"/>
        <w:rPr>
          <w:rFonts w:ascii="Arial" w:hAnsi="Arial"/>
          <w:b/>
          <w:bCs/>
          <w:sz w:val="16"/>
          <w:szCs w:val="16"/>
        </w:rPr>
      </w:pPr>
      <w:r>
        <w:rPr>
          <w:rFonts w:ascii="Arial" w:hAnsi="Arial"/>
          <w:b/>
          <w:bCs/>
          <w:sz w:val="16"/>
          <w:szCs w:val="16"/>
        </w:rPr>
        <w:t xml:space="preserve">Brent: </w:t>
      </w:r>
      <w:r>
        <w:rPr>
          <w:rFonts w:ascii="Arial" w:hAnsi="Arial"/>
          <w:bCs/>
          <w:sz w:val="16"/>
          <w:szCs w:val="16"/>
        </w:rPr>
        <w:t xml:space="preserve">What melt data should we use?  My main thought here is that </w:t>
      </w:r>
      <w:r>
        <w:rPr>
          <w:rFonts w:ascii="Arial" w:hAnsi="Arial"/>
          <w:bCs/>
          <w:sz w:val="16"/>
          <w:szCs w:val="16"/>
          <w:u w:val="single"/>
        </w:rPr>
        <w:t>I don't want to draw negative attention to any of our previous melt data</w:t>
      </w:r>
      <w:r>
        <w:rPr>
          <w:rFonts w:ascii="Arial" w:hAnsi="Arial"/>
          <w:bCs/>
          <w:sz w:val="16"/>
          <w:szCs w:val="16"/>
        </w:rPr>
        <w:t xml:space="preserve">...where people begin to question the </w:t>
      </w:r>
      <w:proofErr w:type="gramStart"/>
      <w:r>
        <w:rPr>
          <w:rFonts w:ascii="Arial" w:hAnsi="Arial"/>
          <w:bCs/>
          <w:sz w:val="16"/>
          <w:szCs w:val="16"/>
        </w:rPr>
        <w:t>data</w:t>
      </w:r>
      <w:proofErr w:type="gramEnd"/>
      <w:r>
        <w:rPr>
          <w:rFonts w:ascii="Arial" w:hAnsi="Arial"/>
          <w:bCs/>
          <w:sz w:val="16"/>
          <w:szCs w:val="16"/>
        </w:rPr>
        <w:t xml:space="preserve"> we and others have already published using </w:t>
      </w:r>
      <w:del w:id="0" w:author="Sebastian Arteaga" w:date="2022-10-06T14:48:00Z">
        <w:r w:rsidDel="007B5B9C">
          <w:rPr>
            <w:rFonts w:ascii="Arial" w:hAnsi="Arial"/>
            <w:bCs/>
            <w:sz w:val="16"/>
            <w:szCs w:val="16"/>
          </w:rPr>
          <w:delText>Meltwin</w:delText>
        </w:r>
      </w:del>
      <w:ins w:id="1" w:author="Sebastian Arteaga" w:date="2022-10-06T14:48:00Z">
        <w:r w:rsidR="007B5B9C">
          <w:rPr>
            <w:rFonts w:ascii="Arial" w:hAnsi="Arial"/>
            <w:bCs/>
            <w:sz w:val="16"/>
            <w:szCs w:val="16"/>
          </w:rPr>
          <w:t>MeltWin</w:t>
        </w:r>
      </w:ins>
      <w:r>
        <w:rPr>
          <w:rFonts w:ascii="Arial" w:hAnsi="Arial"/>
          <w:bCs/>
          <w:sz w:val="16"/>
          <w:szCs w:val="16"/>
        </w:rPr>
        <w:t xml:space="preserve">. I'm not sure how to handle this. Some possibilities would include (1) using unpublished data but not provide sequences (maybe just refer to them as Duplex 1, not provide raw data, etc.) so we could publish later in a </w:t>
      </w:r>
      <w:proofErr w:type="spellStart"/>
      <w:r>
        <w:rPr>
          <w:rFonts w:ascii="Arial" w:hAnsi="Arial"/>
          <w:bCs/>
          <w:sz w:val="16"/>
          <w:szCs w:val="16"/>
        </w:rPr>
        <w:t>thermo</w:t>
      </w:r>
      <w:proofErr w:type="spellEnd"/>
      <w:r>
        <w:rPr>
          <w:rFonts w:ascii="Arial" w:hAnsi="Arial"/>
          <w:bCs/>
          <w:sz w:val="16"/>
          <w:szCs w:val="16"/>
        </w:rPr>
        <w:t xml:space="preserve"> paper (not sure if that's legit), (2) using previously published data if the free energy values are very similar and we're just focusing on smaller error (again...not drawing too much negative attention to previously published work), or (3) collect new data that will not be part of another project (which will take more time and have some cost associated with it). I can see how a direct comparison to </w:t>
      </w:r>
      <w:del w:id="2" w:author="Sebastian Arteaga" w:date="2022-10-06T14:48:00Z">
        <w:r w:rsidDel="007B5B9C">
          <w:rPr>
            <w:rFonts w:ascii="Arial" w:hAnsi="Arial"/>
            <w:bCs/>
            <w:sz w:val="16"/>
            <w:szCs w:val="16"/>
          </w:rPr>
          <w:delText>Meltwin</w:delText>
        </w:r>
      </w:del>
      <w:ins w:id="3" w:author="Sebastian Arteaga" w:date="2022-10-06T14:48:00Z">
        <w:r w:rsidR="007B5B9C">
          <w:rPr>
            <w:rFonts w:ascii="Arial" w:hAnsi="Arial"/>
            <w:bCs/>
            <w:sz w:val="16"/>
            <w:szCs w:val="16"/>
          </w:rPr>
          <w:t>MeltWin</w:t>
        </w:r>
      </w:ins>
      <w:r>
        <w:rPr>
          <w:rFonts w:ascii="Arial" w:hAnsi="Arial"/>
          <w:bCs/>
          <w:sz w:val="16"/>
          <w:szCs w:val="16"/>
        </w:rPr>
        <w:t xml:space="preserve"> could be a good thing for </w:t>
      </w:r>
      <w:proofErr w:type="spellStart"/>
      <w:r>
        <w:rPr>
          <w:rFonts w:ascii="Arial" w:hAnsi="Arial"/>
          <w:bCs/>
          <w:sz w:val="16"/>
          <w:szCs w:val="16"/>
        </w:rPr>
        <w:t>MeltR</w:t>
      </w:r>
      <w:proofErr w:type="spellEnd"/>
      <w:r>
        <w:rPr>
          <w:rFonts w:ascii="Arial" w:hAnsi="Arial"/>
          <w:bCs/>
          <w:sz w:val="16"/>
          <w:szCs w:val="16"/>
        </w:rPr>
        <w:t xml:space="preserve">, but I'd hate to do that at the expense of </w:t>
      </w:r>
      <w:proofErr w:type="gramStart"/>
      <w:r>
        <w:rPr>
          <w:rFonts w:ascii="Arial" w:hAnsi="Arial"/>
          <w:bCs/>
          <w:sz w:val="16"/>
          <w:szCs w:val="16"/>
        </w:rPr>
        <w:t>all of</w:t>
      </w:r>
      <w:proofErr w:type="gramEnd"/>
      <w:r>
        <w:rPr>
          <w:rFonts w:ascii="Arial" w:hAnsi="Arial"/>
          <w:bCs/>
          <w:sz w:val="16"/>
          <w:szCs w:val="16"/>
        </w:rPr>
        <w:t xml:space="preserve"> the data previously published using </w:t>
      </w:r>
      <w:del w:id="4" w:author="Sebastian Arteaga" w:date="2022-10-06T14:48:00Z">
        <w:r w:rsidDel="007B5B9C">
          <w:rPr>
            <w:rFonts w:ascii="Arial" w:hAnsi="Arial"/>
            <w:bCs/>
            <w:sz w:val="16"/>
            <w:szCs w:val="16"/>
          </w:rPr>
          <w:delText>Meltwin</w:delText>
        </w:r>
      </w:del>
      <w:ins w:id="5" w:author="Sebastian Arteaga" w:date="2022-10-06T14:48:00Z">
        <w:r w:rsidR="007B5B9C">
          <w:rPr>
            <w:rFonts w:ascii="Arial" w:hAnsi="Arial"/>
            <w:bCs/>
            <w:sz w:val="16"/>
            <w:szCs w:val="16"/>
          </w:rPr>
          <w:t>MeltWin</w:t>
        </w:r>
      </w:ins>
      <w:r>
        <w:rPr>
          <w:rFonts w:ascii="Arial" w:hAnsi="Arial"/>
          <w:bCs/>
          <w:sz w:val="16"/>
          <w:szCs w:val="16"/>
        </w:rPr>
        <w:t xml:space="preserve">. This is my major concern. Is there a way to tout the data analysis of </w:t>
      </w:r>
      <w:proofErr w:type="spellStart"/>
      <w:r>
        <w:rPr>
          <w:rFonts w:ascii="Arial" w:hAnsi="Arial"/>
          <w:bCs/>
          <w:sz w:val="16"/>
          <w:szCs w:val="16"/>
        </w:rPr>
        <w:t>MeltR</w:t>
      </w:r>
      <w:proofErr w:type="spellEnd"/>
      <w:r>
        <w:rPr>
          <w:rFonts w:ascii="Arial" w:hAnsi="Arial"/>
          <w:bCs/>
          <w:sz w:val="16"/>
          <w:szCs w:val="16"/>
        </w:rPr>
        <w:t xml:space="preserve"> without bringing down </w:t>
      </w:r>
      <w:del w:id="6" w:author="Sebastian Arteaga" w:date="2022-10-06T14:48:00Z">
        <w:r w:rsidDel="007B5B9C">
          <w:rPr>
            <w:rFonts w:ascii="Arial" w:hAnsi="Arial"/>
            <w:bCs/>
            <w:sz w:val="16"/>
            <w:szCs w:val="16"/>
          </w:rPr>
          <w:delText>Meltwin</w:delText>
        </w:r>
      </w:del>
      <w:ins w:id="7" w:author="Sebastian Arteaga" w:date="2022-10-06T14:48:00Z">
        <w:r w:rsidR="007B5B9C">
          <w:rPr>
            <w:rFonts w:ascii="Arial" w:hAnsi="Arial"/>
            <w:bCs/>
            <w:sz w:val="16"/>
            <w:szCs w:val="16"/>
          </w:rPr>
          <w:t>MeltWin</w:t>
        </w:r>
      </w:ins>
      <w:r>
        <w:rPr>
          <w:rFonts w:ascii="Arial" w:hAnsi="Arial"/>
          <w:bCs/>
          <w:sz w:val="16"/>
          <w:szCs w:val="16"/>
        </w:rPr>
        <w:t>? Thoughts?</w:t>
      </w:r>
    </w:p>
    <w:p w14:paraId="002A0E1D" w14:textId="7FF263B6" w:rsidR="00DE39EE" w:rsidRDefault="006A3937">
      <w:pPr>
        <w:pStyle w:val="BodyText"/>
        <w:spacing w:line="240" w:lineRule="auto"/>
        <w:rPr>
          <w:rFonts w:ascii="Arial" w:hAnsi="Arial"/>
          <w:sz w:val="16"/>
          <w:szCs w:val="16"/>
        </w:rPr>
      </w:pPr>
      <w:r>
        <w:rPr>
          <w:rFonts w:ascii="Arial" w:hAnsi="Arial"/>
          <w:b/>
          <w:bCs/>
          <w:sz w:val="16"/>
          <w:szCs w:val="16"/>
        </w:rPr>
        <w:t xml:space="preserve">Phil: </w:t>
      </w:r>
      <w:r>
        <w:rPr>
          <w:rFonts w:ascii="Arial" w:hAnsi="Arial"/>
          <w:sz w:val="16"/>
          <w:szCs w:val="16"/>
        </w:rPr>
        <w:t xml:space="preserve">I think we can say only the nicest things about </w:t>
      </w:r>
      <w:del w:id="8" w:author="Sebastian Arteaga" w:date="2022-10-06T14:48:00Z">
        <w:r w:rsidDel="007B5B9C">
          <w:rPr>
            <w:rFonts w:ascii="Arial" w:hAnsi="Arial"/>
            <w:sz w:val="16"/>
            <w:szCs w:val="16"/>
          </w:rPr>
          <w:delText>Meltwin</w:delText>
        </w:r>
      </w:del>
      <w:ins w:id="9" w:author="Sebastian Arteaga" w:date="2022-10-06T14:48:00Z">
        <w:r w:rsidR="007B5B9C">
          <w:rPr>
            <w:rFonts w:ascii="Arial" w:hAnsi="Arial"/>
            <w:sz w:val="16"/>
            <w:szCs w:val="16"/>
          </w:rPr>
          <w:t>MeltWin</w:t>
        </w:r>
      </w:ins>
      <w:r>
        <w:rPr>
          <w:rFonts w:ascii="Arial" w:hAnsi="Arial"/>
          <w:sz w:val="16"/>
          <w:szCs w:val="16"/>
        </w:rPr>
        <w:t>. Nothing disparaging at all. At the same time, we can talk about reducing error and improving accuracy going forward. We would be very careful to say that prior data is still valuable.</w:t>
      </w:r>
    </w:p>
    <w:p w14:paraId="686C2F32" w14:textId="35AE0555" w:rsidR="00DE39EE" w:rsidRDefault="006A3937">
      <w:pPr>
        <w:pStyle w:val="BodyText"/>
        <w:spacing w:line="240" w:lineRule="auto"/>
        <w:rPr>
          <w:rFonts w:ascii="Arial" w:hAnsi="Arial"/>
          <w:b/>
          <w:bCs/>
          <w:sz w:val="16"/>
          <w:szCs w:val="16"/>
        </w:rPr>
      </w:pPr>
      <w:r>
        <w:rPr>
          <w:rFonts w:ascii="Arial" w:hAnsi="Arial"/>
          <w:b/>
          <w:bCs/>
          <w:sz w:val="16"/>
          <w:szCs w:val="16"/>
        </w:rPr>
        <w:t xml:space="preserve">Jacob: </w:t>
      </w:r>
      <w:r>
        <w:rPr>
          <w:rFonts w:ascii="Arial" w:hAnsi="Arial"/>
          <w:sz w:val="16"/>
          <w:szCs w:val="16"/>
        </w:rPr>
        <w:t>I agree with Phil. We say, “</w:t>
      </w:r>
      <w:del w:id="10" w:author="Sebastian Arteaga" w:date="2022-10-06T14:48:00Z">
        <w:r w:rsidDel="007B5B9C">
          <w:rPr>
            <w:rFonts w:ascii="Arial" w:hAnsi="Arial"/>
            <w:sz w:val="16"/>
            <w:szCs w:val="16"/>
          </w:rPr>
          <w:delText>Meltwin</w:delText>
        </w:r>
      </w:del>
      <w:ins w:id="11" w:author="Sebastian Arteaga" w:date="2022-10-06T14:48:00Z">
        <w:r w:rsidR="007B5B9C">
          <w:rPr>
            <w:rFonts w:ascii="Arial" w:hAnsi="Arial"/>
            <w:sz w:val="16"/>
            <w:szCs w:val="16"/>
          </w:rPr>
          <w:t>MeltWin</w:t>
        </w:r>
      </w:ins>
      <w:r>
        <w:rPr>
          <w:rFonts w:ascii="Arial" w:hAnsi="Arial"/>
          <w:sz w:val="16"/>
          <w:szCs w:val="16"/>
        </w:rPr>
        <w:t xml:space="preserve"> is great. It enabled a generation of nearest neighbor parameters and all the tools that rely on them. Nobody can get </w:t>
      </w:r>
      <w:del w:id="12" w:author="Sebastian Arteaga" w:date="2022-10-06T14:48:00Z">
        <w:r w:rsidDel="007B5B9C">
          <w:rPr>
            <w:rFonts w:ascii="Arial" w:hAnsi="Arial"/>
            <w:sz w:val="16"/>
            <w:szCs w:val="16"/>
          </w:rPr>
          <w:delText>Meltwin</w:delText>
        </w:r>
      </w:del>
      <w:ins w:id="13" w:author="Sebastian Arteaga" w:date="2022-10-06T14:48:00Z">
        <w:r w:rsidR="007B5B9C">
          <w:rPr>
            <w:rFonts w:ascii="Arial" w:hAnsi="Arial"/>
            <w:sz w:val="16"/>
            <w:szCs w:val="16"/>
          </w:rPr>
          <w:t>MeltWin</w:t>
        </w:r>
      </w:ins>
      <w:r>
        <w:rPr>
          <w:rFonts w:ascii="Arial" w:hAnsi="Arial"/>
          <w:sz w:val="16"/>
          <w:szCs w:val="16"/>
        </w:rPr>
        <w:t xml:space="preserve"> anymore and </w:t>
      </w:r>
      <w:proofErr w:type="spellStart"/>
      <w:r>
        <w:rPr>
          <w:rFonts w:ascii="Arial" w:hAnsi="Arial"/>
          <w:sz w:val="16"/>
          <w:szCs w:val="16"/>
        </w:rPr>
        <w:t>its</w:t>
      </w:r>
      <w:proofErr w:type="spellEnd"/>
      <w:r>
        <w:rPr>
          <w:rFonts w:ascii="Arial" w:hAnsi="Arial"/>
          <w:sz w:val="16"/>
          <w:szCs w:val="16"/>
        </w:rPr>
        <w:t xml:space="preserve"> a black box.” We can leave it at that.</w:t>
      </w:r>
    </w:p>
    <w:p w14:paraId="195B8801" w14:textId="77777777" w:rsidR="00DE39EE" w:rsidRDefault="006A3937">
      <w:pPr>
        <w:pStyle w:val="BodyText"/>
        <w:spacing w:line="240" w:lineRule="auto"/>
        <w:rPr>
          <w:rFonts w:ascii="Arial" w:hAnsi="Arial"/>
          <w:b/>
          <w:bCs/>
          <w:sz w:val="16"/>
          <w:szCs w:val="16"/>
        </w:rPr>
      </w:pPr>
      <w:r>
        <w:rPr>
          <w:rFonts w:ascii="Arial" w:hAnsi="Arial"/>
          <w:sz w:val="16"/>
          <w:szCs w:val="16"/>
        </w:rPr>
        <w:t xml:space="preserve">On not drawing negative attention to published data, this is important. Any differences between the analysis below and the published analysis are </w:t>
      </w:r>
      <w:proofErr w:type="spellStart"/>
      <w:proofErr w:type="gramStart"/>
      <w:r>
        <w:rPr>
          <w:rFonts w:ascii="Arial" w:hAnsi="Arial"/>
          <w:sz w:val="16"/>
          <w:szCs w:val="16"/>
        </w:rPr>
        <w:t>do</w:t>
      </w:r>
      <w:proofErr w:type="spellEnd"/>
      <w:proofErr w:type="gramEnd"/>
      <w:r>
        <w:rPr>
          <w:rFonts w:ascii="Arial" w:hAnsi="Arial"/>
          <w:sz w:val="16"/>
          <w:szCs w:val="16"/>
        </w:rPr>
        <w:t xml:space="preserve"> to idiosyncrasies. I want to proceed with the data we have. However, this is ultimately, not our data. If we are nearing a complete draft and all authors are not comfortable, I will collect a new data set to use for this paper.</w:t>
      </w:r>
    </w:p>
    <w:p w14:paraId="677D535F" w14:textId="77777777" w:rsidR="00DE39EE" w:rsidRDefault="006A3937">
      <w:pPr>
        <w:pStyle w:val="BodyText"/>
        <w:spacing w:line="240" w:lineRule="auto"/>
        <w:rPr>
          <w:rFonts w:ascii="Arial" w:hAnsi="Arial"/>
          <w:b/>
          <w:bCs/>
          <w:sz w:val="16"/>
          <w:szCs w:val="16"/>
        </w:rPr>
      </w:pPr>
      <w:r>
        <w:rPr>
          <w:rFonts w:ascii="Arial" w:hAnsi="Arial"/>
          <w:b/>
          <w:bCs/>
          <w:sz w:val="16"/>
          <w:szCs w:val="16"/>
        </w:rPr>
        <w:t>2.) How do justify baseline trimming versus fitting the whole data set?</w:t>
      </w:r>
    </w:p>
    <w:p w14:paraId="4DF44884" w14:textId="77777777" w:rsidR="00DE39EE" w:rsidRDefault="006A3937">
      <w:pPr>
        <w:pStyle w:val="BodyText"/>
        <w:spacing w:line="240" w:lineRule="auto"/>
        <w:rPr>
          <w:rFonts w:ascii="Arial" w:hAnsi="Arial"/>
          <w:sz w:val="16"/>
          <w:szCs w:val="16"/>
        </w:rPr>
      </w:pPr>
      <w:r>
        <w:rPr>
          <w:rFonts w:ascii="Arial" w:hAnsi="Arial"/>
          <w:b/>
          <w:bCs/>
          <w:sz w:val="16"/>
          <w:szCs w:val="16"/>
        </w:rPr>
        <w:t xml:space="preserve">Brent: </w:t>
      </w:r>
      <w:r>
        <w:rPr>
          <w:rFonts w:ascii="Arial" w:hAnsi="Arial"/>
          <w:sz w:val="16"/>
          <w:szCs w:val="16"/>
        </w:rPr>
        <w:t>If a lot of the focus is on the baseline trimming tool, we need to be able to convince people (who think like Phil) that there are good reasons to trim.</w:t>
      </w:r>
    </w:p>
    <w:p w14:paraId="2F8EC419" w14:textId="77777777" w:rsidR="00DE39EE" w:rsidRDefault="006A3937">
      <w:pPr>
        <w:pStyle w:val="BodyText"/>
        <w:spacing w:line="240" w:lineRule="auto"/>
        <w:rPr>
          <w:rFonts w:ascii="Arial" w:hAnsi="Arial"/>
          <w:sz w:val="16"/>
          <w:szCs w:val="16"/>
        </w:rPr>
      </w:pPr>
      <w:r>
        <w:rPr>
          <w:rFonts w:ascii="Arial" w:hAnsi="Arial"/>
          <w:b/>
          <w:bCs/>
          <w:sz w:val="16"/>
          <w:szCs w:val="16"/>
        </w:rPr>
        <w:t xml:space="preserve">Phil: </w:t>
      </w:r>
      <w:r>
        <w:rPr>
          <w:rFonts w:ascii="Arial" w:hAnsi="Arial"/>
          <w:sz w:val="16"/>
          <w:szCs w:val="16"/>
        </w:rPr>
        <w:t xml:space="preserve">I think we should allow different options for </w:t>
      </w:r>
      <w:proofErr w:type="gramStart"/>
      <w:r>
        <w:rPr>
          <w:rFonts w:ascii="Arial" w:hAnsi="Arial"/>
          <w:sz w:val="16"/>
          <w:szCs w:val="16"/>
        </w:rPr>
        <w:t>trimming</w:t>
      </w:r>
      <w:proofErr w:type="gramEnd"/>
      <w:r>
        <w:rPr>
          <w:rFonts w:ascii="Arial" w:hAnsi="Arial"/>
          <w:sz w:val="16"/>
          <w:szCs w:val="16"/>
        </w:rPr>
        <w:t xml:space="preserve"> but my philosophy is the baselines as long as possible but </w:t>
      </w:r>
      <w:proofErr w:type="spellStart"/>
      <w:r>
        <w:rPr>
          <w:rFonts w:ascii="Arial" w:hAnsi="Arial"/>
          <w:sz w:val="16"/>
          <w:szCs w:val="16"/>
        </w:rPr>
        <w:t>not longer</w:t>
      </w:r>
      <w:proofErr w:type="spellEnd"/>
      <w:r>
        <w:rPr>
          <w:rFonts w:ascii="Arial" w:hAnsi="Arial"/>
          <w:sz w:val="16"/>
          <w:szCs w:val="16"/>
        </w:rPr>
        <w:t xml:space="preserve"> option. This might do something recursive like look for the first five data points away from the transition that fit y=</w:t>
      </w:r>
      <w:proofErr w:type="spellStart"/>
      <w:r>
        <w:rPr>
          <w:rFonts w:ascii="Arial" w:hAnsi="Arial"/>
          <w:sz w:val="16"/>
          <w:szCs w:val="16"/>
        </w:rPr>
        <w:t>mx+b</w:t>
      </w:r>
      <w:proofErr w:type="spellEnd"/>
      <w:r>
        <w:rPr>
          <w:rFonts w:ascii="Arial" w:hAnsi="Arial"/>
          <w:sz w:val="16"/>
          <w:szCs w:val="16"/>
        </w:rPr>
        <w:t xml:space="preserve"> with random residuals and then lengthen 1 point at a time, stopping when the residual </w:t>
      </w:r>
      <w:proofErr w:type="gramStart"/>
      <w:r>
        <w:rPr>
          <w:rFonts w:ascii="Arial" w:hAnsi="Arial"/>
          <w:sz w:val="16"/>
          <w:szCs w:val="16"/>
        </w:rPr>
        <w:t>lose</w:t>
      </w:r>
      <w:proofErr w:type="gramEnd"/>
      <w:r>
        <w:rPr>
          <w:rFonts w:ascii="Arial" w:hAnsi="Arial"/>
          <w:sz w:val="16"/>
          <w:szCs w:val="16"/>
        </w:rPr>
        <w:t xml:space="preserve"> randomness.</w:t>
      </w:r>
    </w:p>
    <w:p w14:paraId="1305CC40" w14:textId="77777777" w:rsidR="00DE39EE" w:rsidRDefault="006A3937">
      <w:pPr>
        <w:pStyle w:val="BodyText"/>
        <w:spacing w:line="240" w:lineRule="auto"/>
        <w:rPr>
          <w:rFonts w:ascii="Arial" w:hAnsi="Arial"/>
          <w:b/>
          <w:bCs/>
          <w:sz w:val="16"/>
          <w:szCs w:val="16"/>
        </w:rPr>
      </w:pPr>
      <w:r>
        <w:rPr>
          <w:rFonts w:ascii="Arial" w:hAnsi="Arial"/>
          <w:b/>
          <w:bCs/>
          <w:sz w:val="16"/>
          <w:szCs w:val="16"/>
        </w:rPr>
        <w:t>Jacob:</w:t>
      </w:r>
      <w:r>
        <w:rPr>
          <w:rFonts w:ascii="Arial" w:hAnsi="Arial"/>
          <w:sz w:val="16"/>
          <w:szCs w:val="16"/>
        </w:rPr>
        <w:t xml:space="preserve"> There are good reasons to trim. </w:t>
      </w:r>
      <w:proofErr w:type="gramStart"/>
      <w:r>
        <w:rPr>
          <w:rFonts w:ascii="Arial" w:hAnsi="Arial"/>
          <w:sz w:val="16"/>
          <w:szCs w:val="16"/>
        </w:rPr>
        <w:t>First of all</w:t>
      </w:r>
      <w:proofErr w:type="gramEnd"/>
      <w:r>
        <w:rPr>
          <w:rFonts w:ascii="Arial" w:hAnsi="Arial"/>
          <w:sz w:val="16"/>
          <w:szCs w:val="16"/>
        </w:rPr>
        <w:t xml:space="preserve">, everyone does it. Second, linear baselines are an </w:t>
      </w:r>
      <w:proofErr w:type="gramStart"/>
      <w:r>
        <w:rPr>
          <w:rFonts w:ascii="Arial" w:hAnsi="Arial"/>
          <w:sz w:val="16"/>
          <w:szCs w:val="16"/>
        </w:rPr>
        <w:t>approximation</w:t>
      </w:r>
      <w:proofErr w:type="gramEnd"/>
      <w:r>
        <w:rPr>
          <w:rFonts w:ascii="Arial" w:hAnsi="Arial"/>
          <w:sz w:val="16"/>
          <w:szCs w:val="16"/>
        </w:rPr>
        <w:t xml:space="preserve"> and this approximation gets less valid the longer the baseline is. The question is “how to trim?” and everyone has to make their own idiosyncratic rules, which are always hard to justify because every reviewer can say “what about this?”. My feeling is that people would be happy for us to take this out of their hands if we present a sufficiently clever method.</w:t>
      </w:r>
    </w:p>
    <w:p w14:paraId="60796C92" w14:textId="77777777" w:rsidR="00DE39EE" w:rsidRDefault="006A3937">
      <w:pPr>
        <w:pStyle w:val="BodyText"/>
        <w:spacing w:line="240" w:lineRule="auto"/>
        <w:rPr>
          <w:rFonts w:ascii="Arial" w:hAnsi="Arial"/>
          <w:b/>
          <w:bCs/>
          <w:sz w:val="16"/>
          <w:szCs w:val="16"/>
        </w:rPr>
      </w:pPr>
      <w:r>
        <w:rPr>
          <w:rFonts w:ascii="Arial" w:hAnsi="Arial"/>
          <w:sz w:val="16"/>
          <w:szCs w:val="16"/>
        </w:rPr>
        <w:t xml:space="preserve">I really liked Phil’s idea for the recursive residual analysis. Unfortunately, it does not work. (1) The baselines of ideal melting curves are never perfectly linear because it is </w:t>
      </w:r>
      <w:proofErr w:type="gramStart"/>
      <w:r>
        <w:rPr>
          <w:rFonts w:ascii="Arial" w:hAnsi="Arial"/>
          <w:sz w:val="16"/>
          <w:szCs w:val="16"/>
        </w:rPr>
        <w:t>a sigmoid</w:t>
      </w:r>
      <w:proofErr w:type="gramEnd"/>
      <w:r>
        <w:rPr>
          <w:rFonts w:ascii="Arial" w:hAnsi="Arial"/>
          <w:sz w:val="16"/>
          <w:szCs w:val="16"/>
        </w:rPr>
        <w:t>. (2) On real data, this strategy just starts grabbing random parts of the melting curve.</w:t>
      </w:r>
    </w:p>
    <w:p w14:paraId="2D46F528" w14:textId="700F55A8" w:rsidR="00DE39EE" w:rsidRDefault="006A3937">
      <w:pPr>
        <w:pStyle w:val="BodyText"/>
        <w:spacing w:line="240" w:lineRule="auto"/>
        <w:rPr>
          <w:rFonts w:ascii="Arial" w:hAnsi="Arial"/>
          <w:b/>
          <w:bCs/>
          <w:sz w:val="16"/>
          <w:szCs w:val="16"/>
        </w:rPr>
      </w:pPr>
      <w:r>
        <w:rPr>
          <w:rFonts w:ascii="Arial" w:hAnsi="Arial"/>
          <w:b/>
          <w:bCs/>
          <w:sz w:val="16"/>
          <w:szCs w:val="16"/>
        </w:rPr>
        <w:t xml:space="preserve">3.) </w:t>
      </w:r>
      <w:del w:id="14" w:author="Sebastian Arteaga" w:date="2022-10-06T14:48:00Z">
        <w:r w:rsidDel="007B5B9C">
          <w:rPr>
            <w:rFonts w:ascii="Arial" w:hAnsi="Arial"/>
            <w:b/>
            <w:bCs/>
            <w:sz w:val="16"/>
            <w:szCs w:val="16"/>
          </w:rPr>
          <w:delText>Meltwin</w:delText>
        </w:r>
      </w:del>
      <w:ins w:id="15" w:author="Sebastian Arteaga" w:date="2022-10-06T14:48:00Z">
        <w:r w:rsidR="007B5B9C">
          <w:rPr>
            <w:rFonts w:ascii="Arial" w:hAnsi="Arial"/>
            <w:b/>
            <w:bCs/>
            <w:sz w:val="16"/>
            <w:szCs w:val="16"/>
          </w:rPr>
          <w:t>MeltWin</w:t>
        </w:r>
      </w:ins>
      <w:r>
        <w:rPr>
          <w:rFonts w:ascii="Arial" w:hAnsi="Arial"/>
          <w:b/>
          <w:bCs/>
          <w:sz w:val="16"/>
          <w:szCs w:val="16"/>
        </w:rPr>
        <w:t xml:space="preserve"> exists and is trusted, how do we justify </w:t>
      </w:r>
      <w:proofErr w:type="spellStart"/>
      <w:r>
        <w:rPr>
          <w:rFonts w:ascii="Arial" w:hAnsi="Arial"/>
          <w:b/>
          <w:bCs/>
          <w:sz w:val="16"/>
          <w:szCs w:val="16"/>
        </w:rPr>
        <w:t>MeltR</w:t>
      </w:r>
      <w:proofErr w:type="spellEnd"/>
    </w:p>
    <w:p w14:paraId="1637CA63" w14:textId="11556133" w:rsidR="00DE39EE" w:rsidRDefault="006A3937">
      <w:pPr>
        <w:pStyle w:val="BodyText"/>
        <w:spacing w:line="240" w:lineRule="auto"/>
        <w:rPr>
          <w:rFonts w:ascii="Arial" w:hAnsi="Arial"/>
          <w:sz w:val="16"/>
          <w:szCs w:val="16"/>
        </w:rPr>
      </w:pPr>
      <w:r>
        <w:rPr>
          <w:rFonts w:ascii="Arial" w:hAnsi="Arial"/>
          <w:b/>
          <w:bCs/>
          <w:sz w:val="16"/>
          <w:szCs w:val="16"/>
        </w:rPr>
        <w:t xml:space="preserve">Brent: </w:t>
      </w:r>
      <w:r>
        <w:rPr>
          <w:rFonts w:ascii="Arial" w:hAnsi="Arial"/>
          <w:sz w:val="16"/>
          <w:szCs w:val="16"/>
        </w:rPr>
        <w:t xml:space="preserve">I'm not sure </w:t>
      </w:r>
      <w:proofErr w:type="gramStart"/>
      <w:r>
        <w:rPr>
          <w:rFonts w:ascii="Arial" w:hAnsi="Arial"/>
          <w:sz w:val="16"/>
          <w:szCs w:val="16"/>
        </w:rPr>
        <w:t>what</w:t>
      </w:r>
      <w:proofErr w:type="gramEnd"/>
      <w:r>
        <w:rPr>
          <w:rFonts w:ascii="Arial" w:hAnsi="Arial"/>
          <w:sz w:val="16"/>
          <w:szCs w:val="16"/>
        </w:rPr>
        <w:t xml:space="preserve"> you had in mind for the paper. At first, I was thinking about </w:t>
      </w:r>
      <w:proofErr w:type="gramStart"/>
      <w:r>
        <w:rPr>
          <w:rFonts w:ascii="Arial" w:hAnsi="Arial"/>
          <w:sz w:val="16"/>
          <w:szCs w:val="16"/>
        </w:rPr>
        <w:t>all of</w:t>
      </w:r>
      <w:proofErr w:type="gramEnd"/>
      <w:r>
        <w:rPr>
          <w:rFonts w:ascii="Arial" w:hAnsi="Arial"/>
          <w:sz w:val="16"/>
          <w:szCs w:val="16"/>
        </w:rPr>
        <w:t xml:space="preserve"> the comparisons that could be made to </w:t>
      </w:r>
      <w:del w:id="16" w:author="Sebastian Arteaga" w:date="2022-10-06T14:48:00Z">
        <w:r w:rsidDel="007B5B9C">
          <w:rPr>
            <w:rFonts w:ascii="Arial" w:hAnsi="Arial"/>
            <w:sz w:val="16"/>
            <w:szCs w:val="16"/>
          </w:rPr>
          <w:delText>Meltwin</w:delText>
        </w:r>
      </w:del>
      <w:ins w:id="17" w:author="Sebastian Arteaga" w:date="2022-10-06T14:48:00Z">
        <w:r w:rsidR="007B5B9C">
          <w:rPr>
            <w:rFonts w:ascii="Arial" w:hAnsi="Arial"/>
            <w:sz w:val="16"/>
            <w:szCs w:val="16"/>
          </w:rPr>
          <w:t>MeltWin</w:t>
        </w:r>
      </w:ins>
      <w:r>
        <w:rPr>
          <w:rFonts w:ascii="Arial" w:hAnsi="Arial"/>
          <w:sz w:val="16"/>
          <w:szCs w:val="16"/>
        </w:rPr>
        <w:t xml:space="preserve">. But now, the more I think about it, I'm not sure that is necessary. Not many people use </w:t>
      </w:r>
      <w:del w:id="18" w:author="Sebastian Arteaga" w:date="2022-10-06T14:48:00Z">
        <w:r w:rsidDel="007B5B9C">
          <w:rPr>
            <w:rFonts w:ascii="Arial" w:hAnsi="Arial"/>
            <w:sz w:val="16"/>
            <w:szCs w:val="16"/>
          </w:rPr>
          <w:delText>Meltwin</w:delText>
        </w:r>
      </w:del>
      <w:ins w:id="19" w:author="Sebastian Arteaga" w:date="2022-10-06T14:48:00Z">
        <w:r w:rsidR="007B5B9C">
          <w:rPr>
            <w:rFonts w:ascii="Arial" w:hAnsi="Arial"/>
            <w:sz w:val="16"/>
            <w:szCs w:val="16"/>
          </w:rPr>
          <w:t>MeltWin</w:t>
        </w:r>
      </w:ins>
      <w:r>
        <w:rPr>
          <w:rFonts w:ascii="Arial" w:hAnsi="Arial"/>
          <w:sz w:val="16"/>
          <w:szCs w:val="16"/>
        </w:rPr>
        <w:t xml:space="preserve">, so a point-by-point comparison is probably not needed, as </w:t>
      </w:r>
      <w:proofErr w:type="spellStart"/>
      <w:r>
        <w:rPr>
          <w:rFonts w:ascii="Arial" w:hAnsi="Arial"/>
          <w:sz w:val="16"/>
          <w:szCs w:val="16"/>
        </w:rPr>
        <w:t>MeltR</w:t>
      </w:r>
      <w:proofErr w:type="spellEnd"/>
      <w:r>
        <w:rPr>
          <w:rFonts w:ascii="Arial" w:hAnsi="Arial"/>
          <w:sz w:val="16"/>
          <w:szCs w:val="16"/>
        </w:rPr>
        <w:t xml:space="preserve"> would be the only software available for this purpose (unless you know of others). </w:t>
      </w:r>
      <w:proofErr w:type="gramStart"/>
      <w:r>
        <w:rPr>
          <w:rFonts w:ascii="Arial" w:hAnsi="Arial"/>
          <w:sz w:val="16"/>
          <w:szCs w:val="16"/>
        </w:rPr>
        <w:t>But,</w:t>
      </w:r>
      <w:proofErr w:type="gramEnd"/>
      <w:r>
        <w:rPr>
          <w:rFonts w:ascii="Arial" w:hAnsi="Arial"/>
          <w:sz w:val="16"/>
          <w:szCs w:val="16"/>
        </w:rPr>
        <w:t xml:space="preserve"> I could work with Sebastian to come up with a list of limitations related to </w:t>
      </w:r>
      <w:del w:id="20" w:author="Sebastian Arteaga" w:date="2022-10-06T14:48:00Z">
        <w:r w:rsidDel="007B5B9C">
          <w:rPr>
            <w:rFonts w:ascii="Arial" w:hAnsi="Arial"/>
            <w:sz w:val="16"/>
            <w:szCs w:val="16"/>
          </w:rPr>
          <w:delText>Meltwin</w:delText>
        </w:r>
      </w:del>
      <w:ins w:id="21" w:author="Sebastian Arteaga" w:date="2022-10-06T14:48:00Z">
        <w:r w:rsidR="007B5B9C">
          <w:rPr>
            <w:rFonts w:ascii="Arial" w:hAnsi="Arial"/>
            <w:sz w:val="16"/>
            <w:szCs w:val="16"/>
          </w:rPr>
          <w:t>MeltWin</w:t>
        </w:r>
      </w:ins>
      <w:r>
        <w:rPr>
          <w:rFonts w:ascii="Arial" w:hAnsi="Arial"/>
          <w:sz w:val="16"/>
          <w:szCs w:val="16"/>
        </w:rPr>
        <w:t xml:space="preserve"> that aren't related to the data analysis (not available for distribution, some features don't work on newer operating systems, etc.) that could be discussed in the paper.</w:t>
      </w:r>
    </w:p>
    <w:p w14:paraId="755BFD0C" w14:textId="137EADE2" w:rsidR="00DE39EE" w:rsidRDefault="006A3937">
      <w:pPr>
        <w:pStyle w:val="BodyText"/>
        <w:spacing w:after="144" w:line="240" w:lineRule="auto"/>
        <w:rPr>
          <w:rFonts w:ascii="Arial" w:hAnsi="Arial"/>
          <w:sz w:val="16"/>
          <w:szCs w:val="16"/>
        </w:rPr>
      </w:pPr>
      <w:r>
        <w:rPr>
          <w:rFonts w:ascii="Arial" w:hAnsi="Arial"/>
          <w:b/>
          <w:bCs/>
          <w:sz w:val="16"/>
          <w:szCs w:val="16"/>
        </w:rPr>
        <w:t xml:space="preserve">Phil: </w:t>
      </w:r>
      <w:r>
        <w:rPr>
          <w:rFonts w:ascii="Arial" w:hAnsi="Arial"/>
          <w:sz w:val="16"/>
          <w:szCs w:val="16"/>
        </w:rPr>
        <w:t xml:space="preserve">This is </w:t>
      </w:r>
      <w:proofErr w:type="gramStart"/>
      <w:r>
        <w:rPr>
          <w:rFonts w:ascii="Arial" w:hAnsi="Arial"/>
          <w:sz w:val="16"/>
          <w:szCs w:val="16"/>
        </w:rPr>
        <w:t>more tricky</w:t>
      </w:r>
      <w:proofErr w:type="gramEnd"/>
      <w:r>
        <w:rPr>
          <w:rFonts w:ascii="Arial" w:hAnsi="Arial"/>
          <w:sz w:val="16"/>
          <w:szCs w:val="16"/>
        </w:rPr>
        <w:t xml:space="preserve">. Again, I think we should cherish </w:t>
      </w:r>
      <w:del w:id="22" w:author="Sebastian Arteaga" w:date="2022-10-06T14:48:00Z">
        <w:r w:rsidDel="007B5B9C">
          <w:rPr>
            <w:rFonts w:ascii="Arial" w:hAnsi="Arial"/>
            <w:sz w:val="16"/>
            <w:szCs w:val="16"/>
          </w:rPr>
          <w:delText>Meltwin</w:delText>
        </w:r>
      </w:del>
      <w:ins w:id="23" w:author="Sebastian Arteaga" w:date="2022-10-06T14:48:00Z">
        <w:r w:rsidR="007B5B9C">
          <w:rPr>
            <w:rFonts w:ascii="Arial" w:hAnsi="Arial"/>
            <w:sz w:val="16"/>
            <w:szCs w:val="16"/>
          </w:rPr>
          <w:t>MeltWin</w:t>
        </w:r>
      </w:ins>
      <w:r>
        <w:rPr>
          <w:rFonts w:ascii="Arial" w:hAnsi="Arial"/>
          <w:sz w:val="16"/>
          <w:szCs w:val="16"/>
        </w:rPr>
        <w:t xml:space="preserve"> and the many important papers published with it.</w:t>
      </w:r>
    </w:p>
    <w:p w14:paraId="6507A154" w14:textId="3ED9F003" w:rsidR="00DE39EE" w:rsidRDefault="006A3937">
      <w:pPr>
        <w:pStyle w:val="BodyText"/>
        <w:spacing w:after="144" w:line="240" w:lineRule="auto"/>
        <w:rPr>
          <w:rFonts w:ascii="Arial" w:hAnsi="Arial"/>
          <w:b/>
          <w:bCs/>
          <w:sz w:val="16"/>
          <w:szCs w:val="16"/>
        </w:rPr>
      </w:pPr>
      <w:r>
        <w:rPr>
          <w:rFonts w:ascii="Arial" w:hAnsi="Arial"/>
          <w:b/>
          <w:bCs/>
          <w:sz w:val="16"/>
          <w:szCs w:val="16"/>
        </w:rPr>
        <w:t>Jacob:</w:t>
      </w:r>
      <w:r>
        <w:rPr>
          <w:rFonts w:ascii="Arial" w:hAnsi="Arial"/>
          <w:sz w:val="16"/>
          <w:szCs w:val="16"/>
        </w:rPr>
        <w:t xml:space="preserve"> I want a direct comparison because it will make </w:t>
      </w:r>
      <w:del w:id="24" w:author="Sebastian Arteaga" w:date="2022-10-06T14:48:00Z">
        <w:r w:rsidDel="007B5B9C">
          <w:rPr>
            <w:rFonts w:ascii="Arial" w:hAnsi="Arial"/>
            <w:sz w:val="16"/>
            <w:szCs w:val="16"/>
          </w:rPr>
          <w:delText>Meltwin</w:delText>
        </w:r>
      </w:del>
      <w:ins w:id="25" w:author="Sebastian Arteaga" w:date="2022-10-06T14:48:00Z">
        <w:r w:rsidR="007B5B9C">
          <w:rPr>
            <w:rFonts w:ascii="Arial" w:hAnsi="Arial"/>
            <w:sz w:val="16"/>
            <w:szCs w:val="16"/>
          </w:rPr>
          <w:t>MeltWin</w:t>
        </w:r>
      </w:ins>
      <w:r>
        <w:rPr>
          <w:rFonts w:ascii="Arial" w:hAnsi="Arial"/>
          <w:sz w:val="16"/>
          <w:szCs w:val="16"/>
        </w:rPr>
        <w:t xml:space="preserve"> users feel safe and I want to use the word “</w:t>
      </w:r>
      <w:del w:id="26" w:author="Sebastian Arteaga" w:date="2022-10-06T14:48:00Z">
        <w:r w:rsidDel="007B5B9C">
          <w:rPr>
            <w:rFonts w:ascii="Arial" w:hAnsi="Arial"/>
            <w:sz w:val="16"/>
            <w:szCs w:val="16"/>
          </w:rPr>
          <w:delText>Meltwin</w:delText>
        </w:r>
      </w:del>
      <w:ins w:id="27" w:author="Sebastian Arteaga" w:date="2022-10-06T14:48:00Z">
        <w:r w:rsidR="007B5B9C">
          <w:rPr>
            <w:rFonts w:ascii="Arial" w:hAnsi="Arial"/>
            <w:sz w:val="16"/>
            <w:szCs w:val="16"/>
          </w:rPr>
          <w:t>MeltWin</w:t>
        </w:r>
      </w:ins>
      <w:r>
        <w:rPr>
          <w:rFonts w:ascii="Arial" w:hAnsi="Arial"/>
          <w:sz w:val="16"/>
          <w:szCs w:val="16"/>
        </w:rPr>
        <w:t xml:space="preserve">” a lot because it will make our paper pop up on google when somebody does a melting curve, reads a Znosko paper, and starts looking for a copy of </w:t>
      </w:r>
      <w:del w:id="28" w:author="Sebastian Arteaga" w:date="2022-10-06T14:48:00Z">
        <w:r w:rsidDel="007B5B9C">
          <w:rPr>
            <w:rFonts w:ascii="Arial" w:hAnsi="Arial"/>
            <w:sz w:val="16"/>
            <w:szCs w:val="16"/>
          </w:rPr>
          <w:delText>Meltwin</w:delText>
        </w:r>
      </w:del>
      <w:ins w:id="29" w:author="Sebastian Arteaga" w:date="2022-10-06T14:48:00Z">
        <w:r w:rsidR="007B5B9C">
          <w:rPr>
            <w:rFonts w:ascii="Arial" w:hAnsi="Arial"/>
            <w:sz w:val="16"/>
            <w:szCs w:val="16"/>
          </w:rPr>
          <w:t>MeltWin</w:t>
        </w:r>
      </w:ins>
      <w:r>
        <w:rPr>
          <w:rFonts w:ascii="Arial" w:hAnsi="Arial"/>
          <w:sz w:val="16"/>
          <w:szCs w:val="16"/>
        </w:rPr>
        <w:t>.</w:t>
      </w:r>
      <w:r>
        <w:br w:type="page"/>
      </w:r>
    </w:p>
    <w:p w14:paraId="70C509F9" w14:textId="77777777" w:rsidR="00DE39EE" w:rsidRDefault="006A3937">
      <w:pPr>
        <w:spacing w:line="480" w:lineRule="auto"/>
        <w:rPr>
          <w:rFonts w:ascii="Arial" w:hAnsi="Arial"/>
          <w:b/>
          <w:bCs/>
          <w:sz w:val="22"/>
          <w:szCs w:val="22"/>
        </w:rPr>
      </w:pPr>
      <w:r>
        <w:rPr>
          <w:rFonts w:ascii="Arial" w:hAnsi="Arial"/>
          <w:b/>
          <w:bCs/>
          <w:sz w:val="22"/>
          <w:szCs w:val="22"/>
        </w:rPr>
        <w:lastRenderedPageBreak/>
        <w:t>Introduction to do list</w:t>
      </w:r>
    </w:p>
    <w:p w14:paraId="521C9C54" w14:textId="77777777" w:rsidR="00DE39EE" w:rsidRDefault="006A3937">
      <w:pPr>
        <w:numPr>
          <w:ilvl w:val="0"/>
          <w:numId w:val="6"/>
        </w:numPr>
        <w:spacing w:line="480" w:lineRule="auto"/>
      </w:pPr>
      <w:r>
        <w:t>Draft</w:t>
      </w:r>
    </w:p>
    <w:p w14:paraId="2EA61A8F" w14:textId="77777777" w:rsidR="00DE39EE" w:rsidRDefault="006A3937">
      <w:pPr>
        <w:spacing w:line="480" w:lineRule="auto"/>
        <w:rPr>
          <w:rFonts w:ascii="Arial" w:hAnsi="Arial"/>
          <w:b/>
          <w:bCs/>
          <w:sz w:val="22"/>
          <w:szCs w:val="22"/>
        </w:rPr>
      </w:pPr>
      <w:r>
        <w:rPr>
          <w:rFonts w:ascii="Arial" w:hAnsi="Arial"/>
          <w:b/>
          <w:bCs/>
          <w:sz w:val="22"/>
          <w:szCs w:val="22"/>
        </w:rPr>
        <w:t>Results to do list</w:t>
      </w:r>
    </w:p>
    <w:p w14:paraId="3555A3D6" w14:textId="77777777" w:rsidR="00DE39EE" w:rsidRDefault="006A3937">
      <w:pPr>
        <w:pStyle w:val="ListParagraph"/>
        <w:numPr>
          <w:ilvl w:val="0"/>
          <w:numId w:val="5"/>
        </w:numPr>
        <w:spacing w:line="480" w:lineRule="auto"/>
        <w:rPr>
          <w:rFonts w:ascii="Arial" w:hAnsi="Arial"/>
          <w:sz w:val="22"/>
          <w:szCs w:val="22"/>
        </w:rPr>
      </w:pPr>
      <w:r>
        <w:rPr>
          <w:rFonts w:ascii="Arial" w:hAnsi="Arial"/>
          <w:sz w:val="22"/>
          <w:szCs w:val="22"/>
        </w:rPr>
        <w:t>Plot the H and S instead of the H and Tm on Figure 2A-C</w:t>
      </w:r>
    </w:p>
    <w:p w14:paraId="317B11F3" w14:textId="77777777" w:rsidR="00DE39EE" w:rsidRDefault="006A3937">
      <w:pPr>
        <w:pStyle w:val="ListParagraph"/>
        <w:numPr>
          <w:ilvl w:val="0"/>
          <w:numId w:val="5"/>
        </w:numPr>
        <w:spacing w:line="480" w:lineRule="auto"/>
        <w:rPr>
          <w:rFonts w:ascii="Arial" w:hAnsi="Arial"/>
          <w:sz w:val="22"/>
          <w:szCs w:val="22"/>
        </w:rPr>
      </w:pPr>
      <w:r>
        <w:rPr>
          <w:rFonts w:ascii="Arial" w:hAnsi="Arial"/>
          <w:sz w:val="22"/>
          <w:szCs w:val="22"/>
        </w:rPr>
        <w:t>Add the error quantile argument to figure 2D</w:t>
      </w:r>
    </w:p>
    <w:p w14:paraId="596C5C83" w14:textId="77777777" w:rsidR="00DE39EE" w:rsidRDefault="006A3937">
      <w:pPr>
        <w:pStyle w:val="ListParagraph"/>
        <w:numPr>
          <w:ilvl w:val="0"/>
          <w:numId w:val="5"/>
        </w:numPr>
        <w:spacing w:line="480" w:lineRule="auto"/>
        <w:rPr>
          <w:rFonts w:ascii="Arial" w:hAnsi="Arial"/>
          <w:sz w:val="22"/>
          <w:szCs w:val="22"/>
        </w:rPr>
      </w:pPr>
      <w:r>
        <w:rPr>
          <w:rFonts w:ascii="Arial" w:hAnsi="Arial"/>
          <w:sz w:val="22"/>
          <w:szCs w:val="22"/>
        </w:rPr>
        <w:t>Add a plot that more succinctly summarizes percent error between methods to Figure 4</w:t>
      </w:r>
    </w:p>
    <w:p w14:paraId="2D25E123" w14:textId="77777777" w:rsidR="00DE39EE" w:rsidRDefault="006A3937">
      <w:pPr>
        <w:pStyle w:val="ListParagraph"/>
        <w:numPr>
          <w:ilvl w:val="0"/>
          <w:numId w:val="5"/>
        </w:numPr>
        <w:spacing w:line="480" w:lineRule="auto"/>
        <w:rPr>
          <w:rFonts w:ascii="Arial" w:hAnsi="Arial"/>
          <w:sz w:val="22"/>
          <w:szCs w:val="22"/>
        </w:rPr>
      </w:pPr>
      <w:r>
        <w:rPr>
          <w:rFonts w:ascii="Arial" w:hAnsi="Arial"/>
          <w:sz w:val="22"/>
          <w:szCs w:val="22"/>
        </w:rPr>
        <w:t xml:space="preserve">Collect data on a non-two state folding </w:t>
      </w:r>
      <w:commentRangeStart w:id="30"/>
      <w:r>
        <w:rPr>
          <w:rFonts w:ascii="Arial" w:hAnsi="Arial"/>
          <w:sz w:val="22"/>
          <w:szCs w:val="22"/>
        </w:rPr>
        <w:t>helix for Figure 5</w:t>
      </w:r>
      <w:commentRangeEnd w:id="30"/>
      <w:r w:rsidR="000D0578">
        <w:rPr>
          <w:rStyle w:val="CommentReference"/>
        </w:rPr>
        <w:commentReference w:id="30"/>
      </w:r>
    </w:p>
    <w:p w14:paraId="213AC380" w14:textId="77777777" w:rsidR="00DE39EE" w:rsidRDefault="006A3937">
      <w:pPr>
        <w:spacing w:line="480" w:lineRule="auto"/>
        <w:rPr>
          <w:rFonts w:ascii="Arial" w:hAnsi="Arial"/>
          <w:b/>
          <w:bCs/>
          <w:sz w:val="22"/>
          <w:szCs w:val="22"/>
        </w:rPr>
      </w:pPr>
      <w:r>
        <w:rPr>
          <w:rFonts w:ascii="Arial" w:hAnsi="Arial"/>
          <w:b/>
          <w:bCs/>
          <w:sz w:val="22"/>
          <w:szCs w:val="22"/>
        </w:rPr>
        <w:t>Methods to do list</w:t>
      </w:r>
    </w:p>
    <w:p w14:paraId="666AB96C" w14:textId="77777777" w:rsidR="00DE39EE" w:rsidRDefault="006A3937">
      <w:pPr>
        <w:numPr>
          <w:ilvl w:val="0"/>
          <w:numId w:val="3"/>
        </w:numPr>
        <w:spacing w:line="480" w:lineRule="auto"/>
      </w:pPr>
      <w:r>
        <w:rPr>
          <w:rFonts w:ascii="Arial" w:hAnsi="Arial"/>
          <w:sz w:val="22"/>
          <w:szCs w:val="22"/>
        </w:rPr>
        <w:t>Theory section for the baseline trimmer in the manual</w:t>
      </w:r>
    </w:p>
    <w:p w14:paraId="27585FB8" w14:textId="77777777" w:rsidR="00DE39EE" w:rsidRDefault="006A3937">
      <w:pPr>
        <w:numPr>
          <w:ilvl w:val="0"/>
          <w:numId w:val="3"/>
        </w:numPr>
        <w:spacing w:line="480" w:lineRule="auto"/>
      </w:pPr>
      <w:r>
        <w:rPr>
          <w:rFonts w:ascii="Arial" w:hAnsi="Arial"/>
          <w:sz w:val="22"/>
          <w:szCs w:val="22"/>
        </w:rPr>
        <w:t>Transfer over to the methods</w:t>
      </w:r>
    </w:p>
    <w:p w14:paraId="045CD683" w14:textId="77777777" w:rsidR="00DE39EE" w:rsidRDefault="006A3937">
      <w:pPr>
        <w:spacing w:line="480" w:lineRule="auto"/>
        <w:rPr>
          <w:b/>
          <w:bCs/>
        </w:rPr>
      </w:pPr>
      <w:r>
        <w:rPr>
          <w:rFonts w:ascii="Arial" w:hAnsi="Arial"/>
          <w:b/>
          <w:bCs/>
          <w:sz w:val="22"/>
          <w:szCs w:val="22"/>
        </w:rPr>
        <w:t>Discussion to do list</w:t>
      </w:r>
    </w:p>
    <w:p w14:paraId="789E09B2" w14:textId="77777777" w:rsidR="00DE39EE" w:rsidRDefault="006A3937">
      <w:pPr>
        <w:numPr>
          <w:ilvl w:val="0"/>
          <w:numId w:val="7"/>
        </w:numPr>
        <w:spacing w:line="480" w:lineRule="auto"/>
      </w:pPr>
      <w:r>
        <w:rPr>
          <w:rFonts w:ascii="Arial" w:hAnsi="Arial"/>
          <w:sz w:val="22"/>
          <w:szCs w:val="22"/>
        </w:rPr>
        <w:t>Make a list of points we want to circle back to</w:t>
      </w:r>
    </w:p>
    <w:p w14:paraId="61E6F503" w14:textId="77777777" w:rsidR="00DE39EE" w:rsidRDefault="006A3937">
      <w:pPr>
        <w:numPr>
          <w:ilvl w:val="0"/>
          <w:numId w:val="7"/>
        </w:numPr>
        <w:spacing w:line="480" w:lineRule="auto"/>
      </w:pPr>
      <w:r>
        <w:rPr>
          <w:rFonts w:ascii="Arial" w:hAnsi="Arial"/>
          <w:sz w:val="22"/>
          <w:szCs w:val="22"/>
        </w:rPr>
        <w:t>outline</w:t>
      </w:r>
    </w:p>
    <w:p w14:paraId="74525DF6" w14:textId="77777777" w:rsidR="00DE39EE" w:rsidRDefault="006A3937">
      <w:pPr>
        <w:spacing w:line="480" w:lineRule="auto"/>
        <w:rPr>
          <w:rFonts w:ascii="Arial" w:hAnsi="Arial"/>
          <w:b/>
          <w:bCs/>
          <w:sz w:val="22"/>
          <w:szCs w:val="22"/>
        </w:rPr>
      </w:pPr>
      <w:r>
        <w:rPr>
          <w:rFonts w:ascii="Arial" w:hAnsi="Arial"/>
          <w:b/>
          <w:bCs/>
          <w:sz w:val="22"/>
          <w:szCs w:val="22"/>
        </w:rPr>
        <w:t>SI to do list</w:t>
      </w:r>
    </w:p>
    <w:p w14:paraId="16EB9976" w14:textId="77777777" w:rsidR="00DE39EE" w:rsidRDefault="006A3937">
      <w:pPr>
        <w:numPr>
          <w:ilvl w:val="0"/>
          <w:numId w:val="1"/>
        </w:numPr>
        <w:spacing w:line="480" w:lineRule="auto"/>
        <w:rPr>
          <w:strike/>
        </w:rPr>
      </w:pPr>
      <w:r>
        <w:rPr>
          <w:rFonts w:ascii="Arial" w:hAnsi="Arial"/>
          <w:strike/>
          <w:sz w:val="22"/>
          <w:szCs w:val="22"/>
        </w:rPr>
        <w:t>Supplemental_file_1.pdf: Supplemental figures and tables</w:t>
      </w:r>
    </w:p>
    <w:p w14:paraId="676AF757" w14:textId="77777777" w:rsidR="00DE39EE" w:rsidRDefault="006A3937">
      <w:pPr>
        <w:numPr>
          <w:ilvl w:val="0"/>
          <w:numId w:val="1"/>
        </w:numPr>
        <w:spacing w:line="480" w:lineRule="auto"/>
        <w:rPr>
          <w:strike/>
        </w:rPr>
      </w:pPr>
      <w:r>
        <w:rPr>
          <w:rFonts w:ascii="Arial" w:hAnsi="Arial"/>
          <w:strike/>
          <w:sz w:val="22"/>
          <w:szCs w:val="22"/>
        </w:rPr>
        <w:t xml:space="preserve">Supplemental_file_2.pdf: </w:t>
      </w:r>
      <w:proofErr w:type="spellStart"/>
      <w:r>
        <w:rPr>
          <w:rFonts w:ascii="Arial" w:hAnsi="Arial"/>
          <w:strike/>
          <w:sz w:val="22"/>
          <w:szCs w:val="22"/>
        </w:rPr>
        <w:t>meltR.A</w:t>
      </w:r>
      <w:proofErr w:type="spellEnd"/>
      <w:r>
        <w:rPr>
          <w:rFonts w:ascii="Arial" w:hAnsi="Arial"/>
          <w:strike/>
          <w:sz w:val="22"/>
          <w:szCs w:val="22"/>
        </w:rPr>
        <w:t xml:space="preserve"> help documentation</w:t>
      </w:r>
    </w:p>
    <w:p w14:paraId="0D9FBCA5" w14:textId="77777777" w:rsidR="00DE39EE" w:rsidRDefault="006A3937">
      <w:pPr>
        <w:spacing w:line="480" w:lineRule="auto"/>
        <w:rPr>
          <w:rFonts w:ascii="Arial" w:hAnsi="Arial"/>
          <w:b/>
          <w:bCs/>
          <w:sz w:val="22"/>
          <w:szCs w:val="22"/>
        </w:rPr>
      </w:pPr>
      <w:r>
        <w:rPr>
          <w:rFonts w:ascii="Arial" w:hAnsi="Arial"/>
          <w:b/>
          <w:bCs/>
          <w:sz w:val="22"/>
          <w:szCs w:val="22"/>
        </w:rPr>
        <w:t>Coding to do list</w:t>
      </w:r>
    </w:p>
    <w:p w14:paraId="4414B8F8" w14:textId="77777777" w:rsidR="00DE39EE" w:rsidRDefault="006A3937">
      <w:pPr>
        <w:numPr>
          <w:ilvl w:val="0"/>
          <w:numId w:val="2"/>
        </w:numPr>
        <w:spacing w:line="480" w:lineRule="auto"/>
        <w:rPr>
          <w:strike/>
        </w:rPr>
      </w:pPr>
      <w:r>
        <w:rPr>
          <w:rFonts w:ascii="Arial" w:hAnsi="Arial"/>
          <w:strike/>
          <w:sz w:val="22"/>
          <w:szCs w:val="22"/>
        </w:rPr>
        <w:t>Check pH extinction coefficient options – this option does not exist</w:t>
      </w:r>
    </w:p>
    <w:p w14:paraId="6A08D051" w14:textId="77777777" w:rsidR="00DE39EE" w:rsidRDefault="006A3937">
      <w:pPr>
        <w:numPr>
          <w:ilvl w:val="0"/>
          <w:numId w:val="2"/>
        </w:numPr>
        <w:spacing w:line="480" w:lineRule="auto"/>
        <w:rPr>
          <w:strike/>
        </w:rPr>
      </w:pPr>
      <w:r>
        <w:rPr>
          <w:rFonts w:ascii="Arial" w:hAnsi="Arial"/>
          <w:strike/>
          <w:sz w:val="22"/>
          <w:szCs w:val="22"/>
        </w:rPr>
        <w:t xml:space="preserve">Add an easy outlier exclusion protocol to </w:t>
      </w:r>
      <w:proofErr w:type="spellStart"/>
      <w:r>
        <w:rPr>
          <w:rFonts w:ascii="Arial" w:hAnsi="Arial"/>
          <w:strike/>
          <w:sz w:val="22"/>
          <w:szCs w:val="22"/>
        </w:rPr>
        <w:t>meltR.A</w:t>
      </w:r>
      <w:proofErr w:type="spellEnd"/>
      <w:r>
        <w:rPr>
          <w:rFonts w:ascii="Arial" w:hAnsi="Arial"/>
          <w:strike/>
          <w:sz w:val="22"/>
          <w:szCs w:val="22"/>
        </w:rPr>
        <w:t>?</w:t>
      </w:r>
    </w:p>
    <w:p w14:paraId="6F2CA58A" w14:textId="77777777" w:rsidR="00DE39EE" w:rsidRDefault="006A3937">
      <w:pPr>
        <w:numPr>
          <w:ilvl w:val="0"/>
          <w:numId w:val="2"/>
        </w:numPr>
        <w:spacing w:line="480" w:lineRule="auto"/>
        <w:rPr>
          <w:rFonts w:ascii="Arial" w:hAnsi="Arial"/>
          <w:sz w:val="22"/>
          <w:szCs w:val="22"/>
        </w:rPr>
      </w:pPr>
      <w:r>
        <w:rPr>
          <w:rFonts w:ascii="Arial" w:hAnsi="Arial"/>
          <w:sz w:val="22"/>
          <w:szCs w:val="22"/>
        </w:rPr>
        <w:t xml:space="preserve">Test easy outlier exclusion protocol to </w:t>
      </w:r>
      <w:proofErr w:type="spellStart"/>
      <w:r>
        <w:rPr>
          <w:rFonts w:ascii="Arial" w:hAnsi="Arial"/>
          <w:sz w:val="22"/>
          <w:szCs w:val="22"/>
        </w:rPr>
        <w:t>meltR.A</w:t>
      </w:r>
      <w:proofErr w:type="spellEnd"/>
      <w:r>
        <w:rPr>
          <w:rFonts w:ascii="Arial" w:hAnsi="Arial"/>
          <w:sz w:val="22"/>
          <w:szCs w:val="22"/>
        </w:rPr>
        <w:t>?</w:t>
      </w:r>
    </w:p>
    <w:p w14:paraId="1ED7917A" w14:textId="77777777" w:rsidR="00DE39EE" w:rsidRDefault="006A3937">
      <w:pPr>
        <w:numPr>
          <w:ilvl w:val="0"/>
          <w:numId w:val="2"/>
        </w:numPr>
        <w:spacing w:line="480" w:lineRule="auto"/>
        <w:rPr>
          <w:strike/>
        </w:rPr>
      </w:pPr>
      <w:r>
        <w:rPr>
          <w:rFonts w:ascii="Arial" w:hAnsi="Arial"/>
          <w:strike/>
          <w:sz w:val="22"/>
          <w:szCs w:val="22"/>
        </w:rPr>
        <w:t>Iron out parallel code for multicore computers</w:t>
      </w:r>
    </w:p>
    <w:p w14:paraId="4EF4AFFD" w14:textId="77777777" w:rsidR="00DE39EE" w:rsidRDefault="006A3937">
      <w:pPr>
        <w:numPr>
          <w:ilvl w:val="0"/>
          <w:numId w:val="2"/>
        </w:numPr>
        <w:spacing w:line="480" w:lineRule="auto"/>
        <w:rPr>
          <w:rFonts w:ascii="Arial" w:hAnsi="Arial"/>
          <w:sz w:val="22"/>
          <w:szCs w:val="22"/>
        </w:rPr>
      </w:pPr>
      <w:r>
        <w:rPr>
          <w:rFonts w:ascii="Arial" w:hAnsi="Arial"/>
          <w:sz w:val="22"/>
          <w:szCs w:val="22"/>
        </w:rPr>
        <w:t>Expand description of the outputs in the help file</w:t>
      </w:r>
    </w:p>
    <w:p w14:paraId="1C105F5E" w14:textId="77777777" w:rsidR="00DE39EE" w:rsidRDefault="006A3937">
      <w:pPr>
        <w:spacing w:line="480" w:lineRule="auto"/>
        <w:rPr>
          <w:rFonts w:ascii="Arial" w:hAnsi="Arial"/>
          <w:sz w:val="22"/>
          <w:szCs w:val="22"/>
        </w:rPr>
      </w:pPr>
      <w:r>
        <w:br w:type="page"/>
      </w:r>
    </w:p>
    <w:p w14:paraId="3B27668D" w14:textId="77777777" w:rsidR="00DE39EE" w:rsidRDefault="00DE39EE">
      <w:pPr>
        <w:spacing w:line="480" w:lineRule="auto"/>
        <w:rPr>
          <w:rFonts w:ascii="Arial" w:hAnsi="Arial"/>
        </w:rPr>
      </w:pPr>
    </w:p>
    <w:p w14:paraId="7195FB0C" w14:textId="77777777" w:rsidR="00DE39EE" w:rsidRDefault="00DE39EE">
      <w:pPr>
        <w:spacing w:line="480" w:lineRule="auto"/>
        <w:rPr>
          <w:rFonts w:ascii="Arial" w:hAnsi="Arial"/>
        </w:rPr>
      </w:pPr>
    </w:p>
    <w:p w14:paraId="21CCF4AC" w14:textId="77777777" w:rsidR="00DE39EE" w:rsidRDefault="00DE39EE">
      <w:pPr>
        <w:spacing w:line="480" w:lineRule="auto"/>
        <w:rPr>
          <w:rFonts w:ascii="Arial" w:hAnsi="Arial"/>
        </w:rPr>
      </w:pPr>
    </w:p>
    <w:p w14:paraId="4ED320F5" w14:textId="77777777" w:rsidR="00DE39EE" w:rsidRDefault="00DE39EE">
      <w:pPr>
        <w:spacing w:line="480" w:lineRule="auto"/>
        <w:rPr>
          <w:rFonts w:ascii="Arial" w:hAnsi="Arial"/>
        </w:rPr>
      </w:pPr>
    </w:p>
    <w:p w14:paraId="14A432DE" w14:textId="77777777" w:rsidR="00DE39EE" w:rsidRDefault="00DE39EE">
      <w:pPr>
        <w:spacing w:line="480" w:lineRule="auto"/>
        <w:rPr>
          <w:rFonts w:ascii="Arial" w:hAnsi="Arial"/>
        </w:rPr>
      </w:pPr>
    </w:p>
    <w:p w14:paraId="7A403CA5" w14:textId="77777777" w:rsidR="00DE39EE" w:rsidRDefault="00DE39EE">
      <w:pPr>
        <w:spacing w:line="480" w:lineRule="auto"/>
        <w:rPr>
          <w:rFonts w:ascii="Arial" w:hAnsi="Arial"/>
        </w:rPr>
      </w:pPr>
    </w:p>
    <w:p w14:paraId="0D638985" w14:textId="77777777" w:rsidR="00DE39EE" w:rsidRDefault="00DE39EE">
      <w:pPr>
        <w:spacing w:line="480" w:lineRule="auto"/>
        <w:rPr>
          <w:rFonts w:ascii="Arial" w:hAnsi="Arial"/>
        </w:rPr>
      </w:pPr>
    </w:p>
    <w:p w14:paraId="3E9F654B" w14:textId="77777777" w:rsidR="00DE39EE" w:rsidRDefault="006A3937">
      <w:pPr>
        <w:spacing w:line="480" w:lineRule="auto"/>
        <w:jc w:val="center"/>
        <w:rPr>
          <w:sz w:val="28"/>
          <w:szCs w:val="28"/>
        </w:rPr>
      </w:pPr>
      <w:proofErr w:type="spellStart"/>
      <w:r>
        <w:rPr>
          <w:rFonts w:ascii="Arial" w:hAnsi="Arial"/>
          <w:sz w:val="28"/>
          <w:szCs w:val="28"/>
        </w:rPr>
        <w:t>MeltR</w:t>
      </w:r>
      <w:proofErr w:type="spellEnd"/>
      <w:r>
        <w:rPr>
          <w:rFonts w:ascii="Arial" w:hAnsi="Arial"/>
          <w:sz w:val="28"/>
          <w:szCs w:val="28"/>
        </w:rPr>
        <w:t xml:space="preserve">: A Software Package that Provides Facile Determination of </w:t>
      </w:r>
      <w:r>
        <w:rPr>
          <w:rFonts w:ascii="Arial" w:hAnsi="Arial"/>
          <w:sz w:val="28"/>
          <w:szCs w:val="28"/>
        </w:rPr>
        <w:br/>
        <w:t>RNA Folding Energies from Absorbance Data</w:t>
      </w:r>
    </w:p>
    <w:p w14:paraId="03FDCE02" w14:textId="1F129FF0" w:rsidR="00DE39EE" w:rsidRDefault="006A3937">
      <w:pPr>
        <w:spacing w:line="480" w:lineRule="auto"/>
        <w:jc w:val="center"/>
      </w:pPr>
      <w:r>
        <w:rPr>
          <w:rFonts w:ascii="Arial" w:hAnsi="Arial"/>
          <w:sz w:val="22"/>
          <w:szCs w:val="22"/>
        </w:rPr>
        <w:t>Jacob P. Sieg</w:t>
      </w:r>
      <w:r>
        <w:rPr>
          <w:rFonts w:ascii="Arial" w:hAnsi="Arial"/>
          <w:sz w:val="22"/>
          <w:szCs w:val="22"/>
          <w:vertAlign w:val="superscript"/>
        </w:rPr>
        <w:t>1,2</w:t>
      </w:r>
      <w:r>
        <w:rPr>
          <w:rFonts w:ascii="Arial" w:hAnsi="Arial"/>
          <w:sz w:val="22"/>
          <w:szCs w:val="22"/>
        </w:rPr>
        <w:t xml:space="preserve">, Sebastian </w:t>
      </w:r>
      <w:ins w:id="31" w:author="Sebastian Arteaga" w:date="2022-10-03T13:22:00Z">
        <w:r w:rsidR="002B1C21">
          <w:rPr>
            <w:rFonts w:ascii="Arial" w:hAnsi="Arial"/>
            <w:sz w:val="22"/>
            <w:szCs w:val="22"/>
          </w:rPr>
          <w:t xml:space="preserve">J. </w:t>
        </w:r>
      </w:ins>
      <w:r>
        <w:rPr>
          <w:rFonts w:ascii="Arial" w:hAnsi="Arial"/>
          <w:sz w:val="22"/>
          <w:szCs w:val="22"/>
        </w:rPr>
        <w:t>Arteaga</w:t>
      </w:r>
      <w:ins w:id="32" w:author="Sebastian Arteaga" w:date="2022-10-03T13:27:00Z">
        <w:r w:rsidR="002B1C21">
          <w:rPr>
            <w:rFonts w:ascii="Arial" w:hAnsi="Arial"/>
            <w:sz w:val="22"/>
            <w:szCs w:val="22"/>
            <w:vertAlign w:val="superscript"/>
          </w:rPr>
          <w:t>4</w:t>
        </w:r>
      </w:ins>
      <w:r>
        <w:rPr>
          <w:rFonts w:ascii="Arial" w:hAnsi="Arial"/>
          <w:sz w:val="22"/>
          <w:szCs w:val="22"/>
        </w:rPr>
        <w:t xml:space="preserve">, Brent </w:t>
      </w:r>
      <w:ins w:id="33" w:author="Sebastian Arteaga" w:date="2022-10-03T13:27:00Z">
        <w:r w:rsidR="002B1C21">
          <w:rPr>
            <w:rFonts w:ascii="Arial" w:hAnsi="Arial"/>
            <w:sz w:val="22"/>
            <w:szCs w:val="22"/>
          </w:rPr>
          <w:t xml:space="preserve">M. </w:t>
        </w:r>
      </w:ins>
      <w:r>
        <w:rPr>
          <w:rFonts w:ascii="Arial" w:hAnsi="Arial"/>
          <w:sz w:val="22"/>
          <w:szCs w:val="22"/>
        </w:rPr>
        <w:t>Znosko</w:t>
      </w:r>
      <w:ins w:id="34" w:author="Sebastian Arteaga" w:date="2022-10-03T13:27:00Z">
        <w:r w:rsidR="002B1C21">
          <w:rPr>
            <w:rFonts w:ascii="Arial" w:hAnsi="Arial"/>
            <w:sz w:val="22"/>
            <w:szCs w:val="22"/>
            <w:vertAlign w:val="superscript"/>
          </w:rPr>
          <w:t>4</w:t>
        </w:r>
      </w:ins>
      <w:r>
        <w:rPr>
          <w:rFonts w:ascii="Arial" w:hAnsi="Arial"/>
          <w:sz w:val="22"/>
          <w:szCs w:val="22"/>
        </w:rPr>
        <w:t>, Philip C. Bevilacqua</w:t>
      </w:r>
      <w:r>
        <w:rPr>
          <w:rFonts w:ascii="Arial" w:hAnsi="Arial"/>
          <w:sz w:val="22"/>
          <w:szCs w:val="22"/>
          <w:vertAlign w:val="superscript"/>
        </w:rPr>
        <w:t>1,2,3</w:t>
      </w:r>
    </w:p>
    <w:p w14:paraId="3AD4DB73" w14:textId="77777777" w:rsidR="00DE39EE" w:rsidRDefault="00DE39EE">
      <w:pPr>
        <w:spacing w:line="480" w:lineRule="auto"/>
        <w:jc w:val="center"/>
        <w:rPr>
          <w:rFonts w:ascii="Arial" w:hAnsi="Arial"/>
          <w:sz w:val="22"/>
          <w:szCs w:val="22"/>
          <w:vertAlign w:val="superscript"/>
        </w:rPr>
      </w:pPr>
    </w:p>
    <w:p w14:paraId="12F39183" w14:textId="77777777" w:rsidR="00DE39EE" w:rsidRDefault="006A3937">
      <w:pPr>
        <w:spacing w:line="480" w:lineRule="auto"/>
      </w:pPr>
      <w:r>
        <w:rPr>
          <w:rFonts w:ascii="Arial" w:hAnsi="Arial"/>
          <w:sz w:val="22"/>
          <w:szCs w:val="22"/>
          <w:vertAlign w:val="superscript"/>
        </w:rPr>
        <w:t>1</w:t>
      </w:r>
      <w:r>
        <w:rPr>
          <w:rFonts w:ascii="Arial" w:hAnsi="Arial"/>
          <w:sz w:val="22"/>
          <w:szCs w:val="22"/>
        </w:rPr>
        <w:t>Department of Chemistry, Pennsylvania State University, University Park, PA 16802.</w:t>
      </w:r>
    </w:p>
    <w:p w14:paraId="2522140D" w14:textId="77777777" w:rsidR="00DE39EE" w:rsidRDefault="006A3937">
      <w:pPr>
        <w:spacing w:line="480" w:lineRule="auto"/>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14:paraId="2767F8D0" w14:textId="20215627" w:rsidR="00DE39EE" w:rsidRDefault="006A3937">
      <w:pPr>
        <w:spacing w:line="480" w:lineRule="auto"/>
        <w:contextualSpacing/>
        <w:rPr>
          <w:ins w:id="35" w:author="Sebastian Arteaga" w:date="2022-10-03T13:27:00Z"/>
          <w:rFonts w:ascii="Arial" w:hAnsi="Arial"/>
          <w:sz w:val="22"/>
          <w:szCs w:val="22"/>
        </w:rPr>
      </w:pPr>
      <w:r>
        <w:rPr>
          <w:rFonts w:ascii="Arial" w:hAnsi="Arial"/>
          <w:sz w:val="22"/>
          <w:szCs w:val="22"/>
          <w:vertAlign w:val="superscript"/>
        </w:rPr>
        <w:t>3</w:t>
      </w:r>
      <w:r>
        <w:rPr>
          <w:rFonts w:ascii="Arial" w:hAnsi="Arial"/>
          <w:sz w:val="22"/>
          <w:szCs w:val="22"/>
        </w:rPr>
        <w:t>Department of Biochemistry and Molecular Biology, Pennsylvania State University, University Park, PA 16802.</w:t>
      </w:r>
    </w:p>
    <w:p w14:paraId="39F2D808" w14:textId="40F240E4" w:rsidR="002B1C21" w:rsidRPr="002B1C21" w:rsidRDefault="002B1C21">
      <w:pPr>
        <w:spacing w:line="480" w:lineRule="auto"/>
        <w:contextualSpacing/>
      </w:pPr>
      <w:ins w:id="36" w:author="Sebastian Arteaga" w:date="2022-10-03T13:27:00Z">
        <w:r>
          <w:rPr>
            <w:rFonts w:ascii="Arial" w:hAnsi="Arial"/>
            <w:sz w:val="22"/>
            <w:szCs w:val="22"/>
            <w:vertAlign w:val="superscript"/>
          </w:rPr>
          <w:t>4</w:t>
        </w:r>
      </w:ins>
      <w:ins w:id="37" w:author="Sebastian Arteaga" w:date="2022-10-03T13:28:00Z">
        <w:r>
          <w:rPr>
            <w:rFonts w:ascii="Arial" w:hAnsi="Arial"/>
            <w:sz w:val="22"/>
            <w:szCs w:val="22"/>
          </w:rPr>
          <w:t>Department of Chemistry, Saint Louis University, Saint Louis, MO 63103.</w:t>
        </w:r>
      </w:ins>
    </w:p>
    <w:p w14:paraId="5AC0FEFB" w14:textId="77777777" w:rsidR="00DE39EE" w:rsidRDefault="006A3937">
      <w:pPr>
        <w:spacing w:line="480" w:lineRule="auto"/>
      </w:pPr>
      <w:r>
        <w:rPr>
          <w:rFonts w:ascii="Arial" w:hAnsi="Arial"/>
          <w:sz w:val="22"/>
          <w:szCs w:val="22"/>
        </w:rPr>
        <w:t>Keywords: Absorbance melting curves, folding energies, RNA thermodynamics</w:t>
      </w:r>
      <w:r>
        <w:br w:type="page"/>
      </w:r>
    </w:p>
    <w:p w14:paraId="3902BE99" w14:textId="77777777" w:rsidR="00DE39EE" w:rsidRDefault="006A3937">
      <w:pPr>
        <w:spacing w:line="480" w:lineRule="auto"/>
        <w:rPr>
          <w:b/>
          <w:bCs/>
        </w:rPr>
      </w:pPr>
      <w:r>
        <w:rPr>
          <w:rFonts w:ascii="Arial" w:hAnsi="Arial"/>
          <w:b/>
          <w:bCs/>
          <w:sz w:val="22"/>
          <w:szCs w:val="22"/>
        </w:rPr>
        <w:lastRenderedPageBreak/>
        <w:t>Abstract</w:t>
      </w:r>
    </w:p>
    <w:p w14:paraId="3956BE23" w14:textId="10C44037" w:rsidR="00DE39EE" w:rsidRDefault="006A3937">
      <w:pPr>
        <w:spacing w:line="480" w:lineRule="auto"/>
      </w:pPr>
      <w:r>
        <w:t xml:space="preserve">UV-detected absorbance melting curves of RNA are used to determine helix folding energies, providing the thermodynamic insight into RNA secondary structure that underlies a plethora of structure prediction tools. Appropriate analysis of absorbance melting curves is not trivial, requiring many data preprocessing, regression, and error analysis steps. The absorbance melting curve-fitting software </w:t>
      </w:r>
      <w:commentRangeStart w:id="38"/>
      <w:del w:id="39" w:author="Sebastian Arteaga" w:date="2022-10-06T14:48:00Z">
        <w:r w:rsidDel="007B5B9C">
          <w:rPr>
            <w:i/>
            <w:iCs/>
          </w:rPr>
          <w:delText>Meltwin</w:delText>
        </w:r>
      </w:del>
      <w:commentRangeEnd w:id="38"/>
      <w:ins w:id="40" w:author="Sebastian Arteaga" w:date="2022-10-06T14:48:00Z">
        <w:r w:rsidR="007B5B9C">
          <w:rPr>
            <w:i/>
            <w:iCs/>
          </w:rPr>
          <w:t>MeltWin</w:t>
        </w:r>
      </w:ins>
      <w:r w:rsidR="004B34BD">
        <w:rPr>
          <w:rStyle w:val="CommentReference"/>
          <w:rFonts w:cs="Mangal"/>
        </w:rPr>
        <w:commentReference w:id="38"/>
      </w:r>
      <w:r>
        <w:t xml:space="preserve">, </w:t>
      </w:r>
      <w:commentRangeStart w:id="41"/>
      <w:r>
        <w:t>originally</w:t>
      </w:r>
      <w:commentRangeEnd w:id="41"/>
      <w:r w:rsidR="007B5B9C">
        <w:rPr>
          <w:rStyle w:val="CommentReference"/>
          <w:rFonts w:cs="Mangal"/>
        </w:rPr>
        <w:commentReference w:id="41"/>
      </w:r>
      <w:r>
        <w:t xml:space="preserve"> introduced in 1996, provided researchers with a consistent and facile absorbance melting curve analysis platform that provided a generation of RNA folding parameters. Unfortunately, </w:t>
      </w:r>
      <w:del w:id="42" w:author="Sebastian Arteaga" w:date="2022-10-06T14:35:00Z">
        <w:r w:rsidDel="000D0578">
          <w:rPr>
            <w:i/>
            <w:iCs/>
          </w:rPr>
          <w:delText>Meltwin</w:delText>
        </w:r>
        <w:r w:rsidDel="000D0578">
          <w:delText xml:space="preserve"> </w:delText>
        </w:r>
      </w:del>
      <w:ins w:id="43" w:author="Sebastian Arteaga" w:date="2022-10-06T14:48:00Z">
        <w:r w:rsidR="007B5B9C">
          <w:rPr>
            <w:i/>
            <w:iCs/>
          </w:rPr>
          <w:t>MeltWin</w:t>
        </w:r>
      </w:ins>
      <w:ins w:id="44" w:author="Sebastian Arteaga" w:date="2022-10-06T14:35:00Z">
        <w:r w:rsidR="000D0578">
          <w:t xml:space="preserve"> </w:t>
        </w:r>
      </w:ins>
      <w:r>
        <w:t>software</w:t>
      </w:r>
      <w:del w:id="45" w:author="Sebastian Arteaga" w:date="2022-10-06T14:50:00Z">
        <w:r w:rsidDel="00222D9B">
          <w:delText>,</w:delText>
        </w:r>
      </w:del>
      <w:r>
        <w:t xml:space="preserve"> has </w:t>
      </w:r>
      <w:commentRangeStart w:id="46"/>
      <w:r>
        <w:t>non-transparent algorithms</w:t>
      </w:r>
      <w:commentRangeEnd w:id="46"/>
      <w:r w:rsidR="004B34BD">
        <w:rPr>
          <w:rStyle w:val="CommentReference"/>
          <w:rFonts w:cs="Mangal"/>
        </w:rPr>
        <w:commentReference w:id="46"/>
      </w:r>
      <w:r>
        <w:t xml:space="preserve">, is no longer maintained, and relies on idiosyncratic choices by the user. Herein, we provide </w:t>
      </w:r>
      <w:commentRangeStart w:id="47"/>
      <w:proofErr w:type="spellStart"/>
      <w:r>
        <w:rPr>
          <w:i/>
          <w:iCs/>
        </w:rPr>
        <w:t>MeltR</w:t>
      </w:r>
      <w:commentRangeEnd w:id="47"/>
      <w:proofErr w:type="spellEnd"/>
      <w:r w:rsidR="004137E3">
        <w:rPr>
          <w:rStyle w:val="CommentReference"/>
          <w:rFonts w:cs="Mangal"/>
        </w:rPr>
        <w:commentReference w:id="47"/>
      </w:r>
      <w:r>
        <w:t xml:space="preserve">, an open-source, curve-fitting package in the popular R statistical programming language. The </w:t>
      </w:r>
      <w:commentRangeStart w:id="48"/>
      <w:proofErr w:type="spellStart"/>
      <w:r>
        <w:rPr>
          <w:i/>
          <w:iCs/>
        </w:rPr>
        <w:t>meltR.A</w:t>
      </w:r>
      <w:proofErr w:type="spellEnd"/>
      <w:r>
        <w:t xml:space="preserve"> </w:t>
      </w:r>
      <w:commentRangeEnd w:id="48"/>
      <w:r w:rsidR="004B34BD">
        <w:rPr>
          <w:rStyle w:val="CommentReference"/>
          <w:rFonts w:cs="Mangal"/>
        </w:rPr>
        <w:commentReference w:id="48"/>
      </w:r>
      <w:r>
        <w:t>function of</w:t>
      </w:r>
      <w:r>
        <w:rPr>
          <w:i/>
          <w:iCs/>
        </w:rPr>
        <w:t xml:space="preserve"> </w:t>
      </w:r>
      <w:proofErr w:type="spellStart"/>
      <w:r>
        <w:rPr>
          <w:i/>
          <w:iCs/>
        </w:rPr>
        <w:t>MeltR</w:t>
      </w:r>
      <w:proofErr w:type="spellEnd"/>
      <w:r>
        <w:rPr>
          <w:i/>
          <w:iCs/>
        </w:rPr>
        <w:t xml:space="preserve"> </w:t>
      </w:r>
      <w:r>
        <w:t xml:space="preserve">provides the same facile conversion of absorbance data to folding energies provided by </w:t>
      </w:r>
      <w:del w:id="49" w:author="Sebastian Arteaga" w:date="2022-10-06T14:48:00Z">
        <w:r w:rsidDel="007B5B9C">
          <w:rPr>
            <w:i/>
            <w:iCs/>
          </w:rPr>
          <w:delText>Meltwin</w:delText>
        </w:r>
      </w:del>
      <w:ins w:id="50" w:author="Sebastian Arteaga" w:date="2022-10-06T14:48:00Z">
        <w:r w:rsidR="007B5B9C">
          <w:rPr>
            <w:i/>
            <w:iCs/>
          </w:rPr>
          <w:t>MeltWin</w:t>
        </w:r>
      </w:ins>
      <w:del w:id="51" w:author="Sebastian Arteaga" w:date="2022-10-06T14:50:00Z">
        <w:r w:rsidDel="00222D9B">
          <w:delText>,</w:delText>
        </w:r>
      </w:del>
      <w:r>
        <w:t xml:space="preserve"> but has additional useful features for experiments. In particular, the </w:t>
      </w:r>
      <w:proofErr w:type="spellStart"/>
      <w:r>
        <w:rPr>
          <w:i/>
          <w:iCs/>
        </w:rPr>
        <w:t>BLtrimmer</w:t>
      </w:r>
      <w:proofErr w:type="spellEnd"/>
      <w:r>
        <w:t xml:space="preserve"> function provides a consistent protocol that improves folding energy estimation and uncertainty analysis, based on </w:t>
      </w:r>
      <w:ins w:id="52" w:author="Sebastian Arteaga" w:date="2022-10-06T14:49:00Z">
        <w:r w:rsidR="00222D9B">
          <w:t xml:space="preserve">the </w:t>
        </w:r>
      </w:ins>
      <w:r>
        <w:t xml:space="preserve">analysis of an ensemble of randomly trimmed baselines. We believe that </w:t>
      </w:r>
      <w:proofErr w:type="spellStart"/>
      <w:r>
        <w:rPr>
          <w:i/>
          <w:iCs/>
        </w:rPr>
        <w:t>MeltR</w:t>
      </w:r>
      <w:proofErr w:type="spellEnd"/>
      <w:r>
        <w:t xml:space="preserve"> will be a useful tool for analyzing </w:t>
      </w:r>
      <w:del w:id="53" w:author="Sebastian Arteaga" w:date="2022-10-03T12:57:00Z">
        <w:r w:rsidDel="004B34BD">
          <w:delText xml:space="preserve">another </w:delText>
        </w:r>
      </w:del>
      <w:ins w:id="54" w:author="Sebastian Arteaga" w:date="2022-10-03T12:57:00Z">
        <w:r w:rsidR="004B34BD">
          <w:t xml:space="preserve">the next </w:t>
        </w:r>
      </w:ins>
      <w:r>
        <w:t>generation of absorbance melting curve experiments.</w:t>
      </w:r>
      <w:r>
        <w:br w:type="page"/>
      </w:r>
    </w:p>
    <w:p w14:paraId="4FC9144A" w14:textId="77777777" w:rsidR="00DE39EE" w:rsidRDefault="006A3937">
      <w:pPr>
        <w:spacing w:line="480" w:lineRule="auto"/>
        <w:rPr>
          <w:rFonts w:ascii="Arial" w:hAnsi="Arial"/>
          <w:b/>
          <w:bCs/>
        </w:rPr>
      </w:pPr>
      <w:r>
        <w:rPr>
          <w:rFonts w:ascii="Arial" w:hAnsi="Arial"/>
          <w:b/>
          <w:bCs/>
          <w:sz w:val="22"/>
          <w:szCs w:val="22"/>
        </w:rPr>
        <w:lastRenderedPageBreak/>
        <w:t>Introduction</w:t>
      </w:r>
    </w:p>
    <w:p w14:paraId="701C30F9" w14:textId="77777777" w:rsidR="00DE39EE" w:rsidRDefault="006A3937">
      <w:pPr>
        <w:spacing w:line="480" w:lineRule="auto"/>
        <w:rPr>
          <w:rFonts w:ascii="Arial" w:hAnsi="Arial"/>
          <w:color w:val="00CED1"/>
        </w:rPr>
      </w:pPr>
      <w:r>
        <w:rPr>
          <w:rFonts w:ascii="Arial" w:hAnsi="Arial"/>
          <w:color w:val="00CED1"/>
          <w:sz w:val="22"/>
          <w:szCs w:val="22"/>
        </w:rPr>
        <w:t>Paragraph 1: Absorbance melting curves are important</w:t>
      </w:r>
    </w:p>
    <w:p w14:paraId="048FB559" w14:textId="77777777" w:rsidR="00DE39EE" w:rsidRDefault="006A3937">
      <w:pPr>
        <w:spacing w:line="480" w:lineRule="auto"/>
        <w:rPr>
          <w:rFonts w:ascii="Arial" w:hAnsi="Arial"/>
          <w:color w:val="00CED1"/>
        </w:rPr>
      </w:pPr>
      <w:r>
        <w:rPr>
          <w:rFonts w:ascii="Arial" w:hAnsi="Arial"/>
          <w:color w:val="00CED1"/>
          <w:sz w:val="22"/>
          <w:szCs w:val="22"/>
        </w:rPr>
        <w:t>Paragraph 2: Fitting is tedious (</w:t>
      </w:r>
      <w:proofErr w:type="gramStart"/>
      <w:r>
        <w:rPr>
          <w:rFonts w:ascii="Arial" w:hAnsi="Arial"/>
          <w:color w:val="00CED1"/>
          <w:sz w:val="22"/>
          <w:szCs w:val="22"/>
        </w:rPr>
        <w:t>brief summary</w:t>
      </w:r>
      <w:proofErr w:type="gramEnd"/>
      <w:r>
        <w:rPr>
          <w:rFonts w:ascii="Arial" w:hAnsi="Arial"/>
          <w:color w:val="00CED1"/>
          <w:sz w:val="22"/>
          <w:szCs w:val="22"/>
        </w:rPr>
        <w:t xml:space="preserve"> of the established method)</w:t>
      </w:r>
    </w:p>
    <w:p w14:paraId="182CD899" w14:textId="543D7635" w:rsidR="00DE39EE" w:rsidRDefault="006A3937">
      <w:pPr>
        <w:spacing w:line="480" w:lineRule="auto"/>
        <w:rPr>
          <w:rFonts w:ascii="Arial" w:hAnsi="Arial"/>
          <w:color w:val="00CED1"/>
        </w:rPr>
      </w:pPr>
      <w:r>
        <w:rPr>
          <w:rFonts w:ascii="Arial" w:hAnsi="Arial"/>
          <w:color w:val="00CED1"/>
          <w:sz w:val="22"/>
          <w:szCs w:val="22"/>
        </w:rPr>
        <w:t xml:space="preserve">Paragraph 3:  </w:t>
      </w:r>
      <w:del w:id="55" w:author="Sebastian Arteaga" w:date="2022-10-06T14:48:00Z">
        <w:r w:rsidDel="007B5B9C">
          <w:rPr>
            <w:rFonts w:ascii="Arial" w:hAnsi="Arial"/>
            <w:color w:val="00CED1"/>
            <w:sz w:val="22"/>
            <w:szCs w:val="22"/>
          </w:rPr>
          <w:delText>Meltwin</w:delText>
        </w:r>
      </w:del>
      <w:ins w:id="56" w:author="Sebastian Arteaga" w:date="2022-10-06T14:48:00Z">
        <w:r w:rsidR="007B5B9C">
          <w:rPr>
            <w:rFonts w:ascii="Arial" w:hAnsi="Arial"/>
            <w:color w:val="00CED1"/>
            <w:sz w:val="22"/>
            <w:szCs w:val="22"/>
          </w:rPr>
          <w:t>MeltWin</w:t>
        </w:r>
      </w:ins>
      <w:r>
        <w:rPr>
          <w:rFonts w:ascii="Arial" w:hAnsi="Arial"/>
          <w:color w:val="00CED1"/>
          <w:sz w:val="22"/>
          <w:szCs w:val="22"/>
        </w:rPr>
        <w:t xml:space="preserve"> is nice</w:t>
      </w:r>
    </w:p>
    <w:p w14:paraId="0B7E2114" w14:textId="77777777" w:rsidR="00DE39EE" w:rsidRDefault="006A3937">
      <w:pPr>
        <w:spacing w:line="480" w:lineRule="auto"/>
        <w:rPr>
          <w:rFonts w:ascii="Arial" w:hAnsi="Arial"/>
          <w:color w:val="00CED1"/>
        </w:rPr>
      </w:pPr>
      <w:r>
        <w:rPr>
          <w:rFonts w:ascii="Arial" w:hAnsi="Arial"/>
          <w:color w:val="00CED1"/>
          <w:sz w:val="22"/>
          <w:szCs w:val="22"/>
        </w:rPr>
        <w:t xml:space="preserve">****Maybe there should be a paragraph in here justifying the need for </w:t>
      </w:r>
      <w:proofErr w:type="spellStart"/>
      <w:r>
        <w:rPr>
          <w:rFonts w:ascii="Arial" w:hAnsi="Arial"/>
          <w:color w:val="00CED1"/>
          <w:sz w:val="22"/>
          <w:szCs w:val="22"/>
        </w:rPr>
        <w:t>MeltR</w:t>
      </w:r>
      <w:proofErr w:type="spellEnd"/>
      <w:r>
        <w:rPr>
          <w:rFonts w:ascii="Arial" w:hAnsi="Arial"/>
          <w:color w:val="00CED1"/>
          <w:sz w:val="22"/>
          <w:szCs w:val="22"/>
        </w:rPr>
        <w:t xml:space="preserve">. Like, what questions </w:t>
      </w:r>
      <w:proofErr w:type="gramStart"/>
      <w:r>
        <w:rPr>
          <w:rFonts w:ascii="Arial" w:hAnsi="Arial"/>
          <w:color w:val="00CED1"/>
          <w:sz w:val="22"/>
          <w:szCs w:val="22"/>
        </w:rPr>
        <w:t>still remain</w:t>
      </w:r>
      <w:proofErr w:type="gramEnd"/>
      <w:r>
        <w:rPr>
          <w:rFonts w:ascii="Arial" w:hAnsi="Arial"/>
          <w:color w:val="00CED1"/>
          <w:sz w:val="22"/>
          <w:szCs w:val="22"/>
        </w:rPr>
        <w:t xml:space="preserve"> that need to be answered with this analysis of melting </w:t>
      </w:r>
      <w:commentRangeStart w:id="57"/>
      <w:r>
        <w:rPr>
          <w:rFonts w:ascii="Arial" w:hAnsi="Arial"/>
          <w:color w:val="00CED1"/>
          <w:sz w:val="22"/>
          <w:szCs w:val="22"/>
        </w:rPr>
        <w:t>curves</w:t>
      </w:r>
      <w:commentRangeEnd w:id="57"/>
      <w:r w:rsidR="004B34BD">
        <w:rPr>
          <w:rStyle w:val="CommentReference"/>
          <w:rFonts w:cs="Mangal"/>
        </w:rPr>
        <w:commentReference w:id="57"/>
      </w:r>
      <w:r>
        <w:rPr>
          <w:rFonts w:ascii="Arial" w:hAnsi="Arial"/>
          <w:color w:val="00CED1"/>
          <w:sz w:val="22"/>
          <w:szCs w:val="22"/>
        </w:rPr>
        <w:t>?****</w:t>
      </w:r>
    </w:p>
    <w:p w14:paraId="00C7B84A" w14:textId="77777777" w:rsidR="00DE39EE" w:rsidRDefault="006A3937">
      <w:pPr>
        <w:spacing w:line="480" w:lineRule="auto"/>
        <w:rPr>
          <w:rFonts w:ascii="Arial" w:hAnsi="Arial"/>
          <w:color w:val="00CED1"/>
        </w:rPr>
      </w:pPr>
      <w:r>
        <w:rPr>
          <w:rFonts w:ascii="Arial" w:hAnsi="Arial"/>
          <w:color w:val="00CED1"/>
          <w:sz w:val="22"/>
          <w:szCs w:val="22"/>
        </w:rPr>
        <w:t xml:space="preserve">Paragraph 4: Present </w:t>
      </w:r>
      <w:proofErr w:type="spellStart"/>
      <w:r>
        <w:rPr>
          <w:rFonts w:ascii="Arial" w:hAnsi="Arial"/>
          <w:color w:val="00CED1"/>
          <w:sz w:val="22"/>
          <w:szCs w:val="22"/>
        </w:rPr>
        <w:t>MeltR</w:t>
      </w:r>
      <w:proofErr w:type="spellEnd"/>
      <w:r>
        <w:rPr>
          <w:rFonts w:ascii="Arial" w:hAnsi="Arial"/>
          <w:color w:val="00CED1"/>
          <w:sz w:val="22"/>
          <w:szCs w:val="22"/>
        </w:rPr>
        <w:t xml:space="preserve">, </w:t>
      </w:r>
      <w:proofErr w:type="spellStart"/>
      <w:r>
        <w:rPr>
          <w:rFonts w:ascii="Arial" w:hAnsi="Arial"/>
          <w:color w:val="00CED1"/>
          <w:sz w:val="22"/>
          <w:szCs w:val="22"/>
        </w:rPr>
        <w:t>MeltR</w:t>
      </w:r>
      <w:proofErr w:type="spellEnd"/>
      <w:r>
        <w:rPr>
          <w:rFonts w:ascii="Arial" w:hAnsi="Arial"/>
          <w:color w:val="00CED1"/>
          <w:sz w:val="22"/>
          <w:szCs w:val="22"/>
        </w:rPr>
        <w:t xml:space="preserve"> is an R package, and its advantages</w:t>
      </w:r>
    </w:p>
    <w:p w14:paraId="08F58EF5" w14:textId="77777777" w:rsidR="00DE39EE" w:rsidRDefault="006A3937">
      <w:pPr>
        <w:spacing w:line="480" w:lineRule="auto"/>
        <w:rPr>
          <w:rFonts w:ascii="Arial" w:hAnsi="Arial"/>
          <w:sz w:val="22"/>
          <w:szCs w:val="22"/>
        </w:rPr>
      </w:pPr>
      <w:r>
        <w:rPr>
          <w:rFonts w:ascii="Arial" w:hAnsi="Arial"/>
          <w:sz w:val="22"/>
          <w:szCs w:val="22"/>
        </w:rPr>
        <w:t xml:space="preserve">Using </w:t>
      </w:r>
      <w:proofErr w:type="spellStart"/>
      <w:r>
        <w:rPr>
          <w:rFonts w:ascii="Arial" w:hAnsi="Arial"/>
          <w:sz w:val="22"/>
          <w:szCs w:val="22"/>
        </w:rPr>
        <w:t>MeltR</w:t>
      </w:r>
      <w:proofErr w:type="spellEnd"/>
      <w:r>
        <w:rPr>
          <w:rFonts w:ascii="Arial" w:hAnsi="Arial"/>
          <w:sz w:val="22"/>
          <w:szCs w:val="22"/>
        </w:rPr>
        <w:t xml:space="preserve"> requires a small amount of knowledge of the R programming language. This knowledge is easily picked up from the extensive help documentation, manuals, and video tutorials provided at </w:t>
      </w:r>
      <w:hyperlink r:id="rId12">
        <w:r>
          <w:rPr>
            <w:rStyle w:val="Hyperlink"/>
            <w:rFonts w:ascii="Arial" w:hAnsi="Arial"/>
            <w:color w:val="auto"/>
            <w:sz w:val="22"/>
            <w:szCs w:val="22"/>
          </w:rPr>
          <w:t>https://github.com/JPSieg/MeltR</w:t>
        </w:r>
      </w:hyperlink>
      <w:r>
        <w:rPr>
          <w:rFonts w:ascii="Arial" w:hAnsi="Arial"/>
          <w:sz w:val="22"/>
          <w:szCs w:val="22"/>
        </w:rPr>
        <w:t xml:space="preserve"> to help new users. A small number of R specific words that are helpful for the reader of this paper are underlined and definitions are provided at the end of the text.</w:t>
      </w:r>
    </w:p>
    <w:p w14:paraId="4F79F697" w14:textId="77777777" w:rsidR="00DE39EE" w:rsidRDefault="006A3937">
      <w:pPr>
        <w:spacing w:line="480" w:lineRule="auto"/>
        <w:rPr>
          <w:rFonts w:ascii="Arial" w:hAnsi="Arial"/>
          <w:b/>
          <w:bCs/>
        </w:rPr>
      </w:pPr>
      <w:r>
        <w:rPr>
          <w:rFonts w:ascii="Arial" w:hAnsi="Arial"/>
          <w:b/>
          <w:bCs/>
          <w:sz w:val="22"/>
          <w:szCs w:val="22"/>
        </w:rPr>
        <w:t>Results</w:t>
      </w:r>
    </w:p>
    <w:p w14:paraId="14F5DCEE" w14:textId="77777777" w:rsidR="00DE39EE" w:rsidRDefault="006A3937">
      <w:pPr>
        <w:spacing w:line="480" w:lineRule="auto"/>
        <w:rPr>
          <w:rFonts w:ascii="Arial" w:hAnsi="Arial"/>
          <w:i/>
          <w:iCs/>
        </w:rPr>
      </w:pPr>
      <w:r>
        <w:rPr>
          <w:rFonts w:ascii="Arial" w:hAnsi="Arial"/>
          <w:i/>
          <w:iCs/>
          <w:sz w:val="22"/>
          <w:szCs w:val="22"/>
        </w:rPr>
        <w:t xml:space="preserve">Facile fitting of raw absorbance data with </w:t>
      </w:r>
      <w:proofErr w:type="spellStart"/>
      <w:r>
        <w:rPr>
          <w:rFonts w:ascii="Arial" w:hAnsi="Arial"/>
          <w:i/>
          <w:iCs/>
          <w:sz w:val="22"/>
          <w:szCs w:val="22"/>
        </w:rPr>
        <w:t>meltR.A</w:t>
      </w:r>
      <w:proofErr w:type="spellEnd"/>
    </w:p>
    <w:p w14:paraId="37295EFE" w14:textId="1B6403AF" w:rsidR="00DE39EE" w:rsidRDefault="006A3937">
      <w:pPr>
        <w:spacing w:after="288" w:line="480" w:lineRule="auto"/>
        <w:jc w:val="both"/>
        <w:rPr>
          <w:rFonts w:ascii="Arial" w:hAnsi="Arial"/>
          <w:sz w:val="22"/>
          <w:szCs w:val="22"/>
        </w:rPr>
      </w:pPr>
      <w:proofErr w:type="spellStart"/>
      <w:r>
        <w:rPr>
          <w:rFonts w:ascii="Arial" w:hAnsi="Arial"/>
          <w:sz w:val="22"/>
          <w:szCs w:val="22"/>
        </w:rPr>
        <w:t>MeltR</w:t>
      </w:r>
      <w:proofErr w:type="spellEnd"/>
      <w:r>
        <w:rPr>
          <w:rFonts w:ascii="Arial" w:hAnsi="Arial"/>
          <w:sz w:val="22"/>
          <w:szCs w:val="22"/>
        </w:rPr>
        <w:t xml:space="preserve"> includes the </w:t>
      </w:r>
      <w:r>
        <w:rPr>
          <w:rFonts w:ascii="Arial" w:hAnsi="Arial"/>
          <w:sz w:val="22"/>
          <w:szCs w:val="22"/>
          <w:u w:val="single"/>
        </w:rPr>
        <w:t>function</w:t>
      </w:r>
      <w:r>
        <w:rPr>
          <w:rFonts w:ascii="Arial" w:hAnsi="Arial"/>
          <w:sz w:val="22"/>
          <w:szCs w:val="22"/>
        </w:rPr>
        <w:t xml:space="preserve"> </w:t>
      </w:r>
      <w:proofErr w:type="spellStart"/>
      <w:r>
        <w:rPr>
          <w:rFonts w:ascii="Arial" w:hAnsi="Arial"/>
          <w:sz w:val="22"/>
          <w:szCs w:val="22"/>
        </w:rPr>
        <w:t>meltR.A</w:t>
      </w:r>
      <w:proofErr w:type="spellEnd"/>
      <w:r>
        <w:rPr>
          <w:rFonts w:ascii="Arial" w:hAnsi="Arial"/>
          <w:sz w:val="22"/>
          <w:szCs w:val="22"/>
        </w:rPr>
        <w:t xml:space="preserve">, which provides the same analysis as </w:t>
      </w:r>
      <w:del w:id="58" w:author="Sebastian Arteaga" w:date="2022-10-06T14:48:00Z">
        <w:r w:rsidDel="007B5B9C">
          <w:rPr>
            <w:rFonts w:ascii="Arial" w:hAnsi="Arial"/>
            <w:sz w:val="22"/>
            <w:szCs w:val="22"/>
          </w:rPr>
          <w:delText>Meltwin</w:delText>
        </w:r>
      </w:del>
      <w:ins w:id="59" w:author="Sebastian Arteaga" w:date="2022-10-06T14:48:00Z">
        <w:r w:rsidR="007B5B9C">
          <w:rPr>
            <w:rFonts w:ascii="Arial" w:hAnsi="Arial"/>
            <w:sz w:val="22"/>
            <w:szCs w:val="22"/>
          </w:rPr>
          <w:t>MeltWin</w:t>
        </w:r>
      </w:ins>
      <w:r>
        <w:rPr>
          <w:rFonts w:ascii="Arial" w:hAnsi="Arial"/>
          <w:sz w:val="22"/>
          <w:szCs w:val="22"/>
        </w:rPr>
        <w:t xml:space="preserve"> and a simple usage (Figure 1A). The </w:t>
      </w:r>
      <w:proofErr w:type="spellStart"/>
      <w:r>
        <w:rPr>
          <w:rFonts w:ascii="Arial" w:hAnsi="Arial"/>
          <w:sz w:val="22"/>
          <w:szCs w:val="22"/>
        </w:rPr>
        <w:t>meltR.A</w:t>
      </w:r>
      <w:proofErr w:type="spellEnd"/>
      <w:r>
        <w:rPr>
          <w:rFonts w:ascii="Arial" w:hAnsi="Arial"/>
          <w:sz w:val="22"/>
          <w:szCs w:val="22"/>
        </w:rPr>
        <w:t xml:space="preserve"> function requires three user</w:t>
      </w:r>
      <w:ins w:id="60" w:author="Sebastian Arteaga" w:date="2022-10-06T14:50:00Z">
        <w:r w:rsidR="00222D9B">
          <w:rPr>
            <w:rFonts w:ascii="Arial" w:hAnsi="Arial"/>
            <w:sz w:val="22"/>
            <w:szCs w:val="22"/>
          </w:rPr>
          <w:t>-</w:t>
        </w:r>
      </w:ins>
      <w:del w:id="61" w:author="Sebastian Arteaga" w:date="2022-10-06T14:50:00Z">
        <w:r w:rsidDel="00222D9B">
          <w:rPr>
            <w:rFonts w:ascii="Arial" w:hAnsi="Arial"/>
            <w:sz w:val="22"/>
            <w:szCs w:val="22"/>
          </w:rPr>
          <w:delText xml:space="preserve"> </w:delText>
        </w:r>
      </w:del>
      <w:r>
        <w:rPr>
          <w:rFonts w:ascii="Arial" w:hAnsi="Arial"/>
          <w:sz w:val="22"/>
          <w:szCs w:val="22"/>
        </w:rPr>
        <w:t xml:space="preserve">defined </w:t>
      </w:r>
      <w:r>
        <w:rPr>
          <w:rFonts w:ascii="Arial" w:hAnsi="Arial"/>
          <w:sz w:val="22"/>
          <w:szCs w:val="22"/>
          <w:u w:val="single"/>
        </w:rPr>
        <w:t>arguments</w:t>
      </w:r>
      <w:ins w:id="62" w:author="Sebastian Arteaga" w:date="2022-10-03T13:33:00Z">
        <w:r w:rsidR="007F2B11">
          <w:rPr>
            <w:rFonts w:ascii="Arial" w:hAnsi="Arial"/>
            <w:sz w:val="22"/>
            <w:szCs w:val="22"/>
            <w:u w:val="single"/>
          </w:rPr>
          <w:t>: data</w:t>
        </w:r>
      </w:ins>
      <w:ins w:id="63" w:author="Sebastian Arteaga" w:date="2022-10-03T13:34:00Z">
        <w:r w:rsidR="007F2B11">
          <w:rPr>
            <w:rFonts w:ascii="Arial" w:hAnsi="Arial"/>
            <w:sz w:val="22"/>
            <w:szCs w:val="22"/>
            <w:u w:val="single"/>
          </w:rPr>
          <w:t xml:space="preserve"> set, nucleic acid species, </w:t>
        </w:r>
      </w:ins>
      <w:ins w:id="64" w:author="Sebastian Arteaga" w:date="2022-10-03T13:35:00Z">
        <w:r w:rsidR="007F2B11">
          <w:rPr>
            <w:rFonts w:ascii="Arial" w:hAnsi="Arial"/>
            <w:sz w:val="22"/>
            <w:szCs w:val="22"/>
            <w:u w:val="single"/>
          </w:rPr>
          <w:t>molecular model of the nucleic acid species</w:t>
        </w:r>
      </w:ins>
      <w:r>
        <w:rPr>
          <w:rFonts w:ascii="Arial" w:hAnsi="Arial"/>
          <w:sz w:val="22"/>
          <w:szCs w:val="22"/>
        </w:rPr>
        <w:t xml:space="preserve">. The first essential </w:t>
      </w:r>
      <w:r w:rsidRPr="00CB0BBE">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delimited text file into a R </w:t>
      </w:r>
      <w:r>
        <w:rPr>
          <w:rFonts w:ascii="Arial" w:hAnsi="Arial"/>
          <w:sz w:val="22"/>
          <w:szCs w:val="22"/>
          <w:u w:val="single"/>
        </w:rPr>
        <w:t>data frame</w:t>
      </w:r>
      <w:r>
        <w:rPr>
          <w:rFonts w:ascii="Arial" w:hAnsi="Arial"/>
          <w:sz w:val="22"/>
          <w:szCs w:val="22"/>
        </w:rPr>
        <w:t xml:space="preserve"> (Figure 1A.1). The second essential argument, </w:t>
      </w:r>
      <w:proofErr w:type="spellStart"/>
      <w:r>
        <w:rPr>
          <w:rFonts w:ascii="Arial" w:hAnsi="Arial"/>
          <w:sz w:val="22"/>
          <w:szCs w:val="22"/>
        </w:rPr>
        <w:t>NucAcid</w:t>
      </w:r>
      <w:proofErr w:type="spellEnd"/>
      <w:r>
        <w:rPr>
          <w:rFonts w:ascii="Arial" w:hAnsi="Arial"/>
          <w:sz w:val="22"/>
          <w:szCs w:val="22"/>
        </w:rPr>
        <w:t>, specifies the nucleic acid species in the melt</w:t>
      </w:r>
      <w:ins w:id="65" w:author="Sebastian Arteaga" w:date="2022-10-03T13:36:00Z">
        <w:r w:rsidR="007F2B11">
          <w:rPr>
            <w:rFonts w:ascii="Arial" w:hAnsi="Arial"/>
            <w:sz w:val="22"/>
            <w:szCs w:val="22"/>
          </w:rPr>
          <w:t>. This is</w:t>
        </w:r>
      </w:ins>
      <w:del w:id="66" w:author="Sebastian Arteaga" w:date="2022-10-03T13:36:00Z">
        <w:r w:rsidDel="007F2B11">
          <w:rPr>
            <w:rFonts w:ascii="Arial" w:hAnsi="Arial"/>
            <w:sz w:val="22"/>
            <w:szCs w:val="22"/>
          </w:rPr>
          <w:delText>,</w:delText>
        </w:r>
      </w:del>
      <w:r>
        <w:rPr>
          <w:rFonts w:ascii="Arial" w:hAnsi="Arial"/>
          <w:sz w:val="22"/>
          <w:szCs w:val="22"/>
        </w:rPr>
        <w:t xml:space="preserve"> provided in R as a </w:t>
      </w:r>
      <w:r>
        <w:rPr>
          <w:rFonts w:ascii="Arial" w:hAnsi="Arial"/>
          <w:sz w:val="22"/>
          <w:szCs w:val="22"/>
          <w:u w:val="single"/>
        </w:rPr>
        <w:t>vector</w:t>
      </w:r>
      <w:del w:id="67" w:author="Sebastian Arteaga" w:date="2022-10-03T13:36:00Z">
        <w:r w:rsidDel="007F2B11">
          <w:rPr>
            <w:rFonts w:ascii="Arial" w:hAnsi="Arial"/>
            <w:sz w:val="22"/>
            <w:szCs w:val="22"/>
          </w:rPr>
          <w:delText>,</w:delText>
        </w:r>
      </w:del>
      <w:r>
        <w:rPr>
          <w:rFonts w:ascii="Arial" w:hAnsi="Arial"/>
          <w:sz w:val="22"/>
          <w:szCs w:val="22"/>
        </w:rPr>
        <w:t xml:space="preserve"> and is used to determine the extinction coefficient of the nucleic acid</w:t>
      </w:r>
      <w:ins w:id="68" w:author="Sebastian Arteaga" w:date="2022-10-03T13:37:00Z">
        <w:r w:rsidR="007F2B11">
          <w:rPr>
            <w:rFonts w:ascii="Arial" w:hAnsi="Arial"/>
            <w:sz w:val="22"/>
            <w:szCs w:val="22"/>
          </w:rPr>
          <w:t>.</w:t>
        </w:r>
      </w:ins>
      <w:r>
        <w:rPr>
          <w:rFonts w:ascii="Arial" w:hAnsi="Arial"/>
          <w:sz w:val="22"/>
          <w:szCs w:val="22"/>
        </w:rPr>
        <w:t xml:space="preserve"> </w:t>
      </w:r>
      <w:del w:id="69" w:author="Sebastian Arteaga" w:date="2022-10-03T13:37:00Z">
        <w:r w:rsidDel="007F2B11">
          <w:rPr>
            <w:rFonts w:ascii="Arial" w:hAnsi="Arial"/>
            <w:sz w:val="22"/>
            <w:szCs w:val="22"/>
          </w:rPr>
          <w:delText>and subsequently</w:delText>
        </w:r>
      </w:del>
      <w:ins w:id="70" w:author="Sebastian Arteaga" w:date="2022-10-03T13:37:00Z">
        <w:r w:rsidR="007F2B11">
          <w:rPr>
            <w:rFonts w:ascii="Arial" w:hAnsi="Arial"/>
            <w:sz w:val="22"/>
            <w:szCs w:val="22"/>
          </w:rPr>
          <w:t xml:space="preserve">The extinction coefficient </w:t>
        </w:r>
      </w:ins>
      <w:ins w:id="71" w:author="Sebastian Arteaga" w:date="2022-10-03T13:52:00Z">
        <w:r w:rsidR="00CB0BBE">
          <w:rPr>
            <w:rFonts w:ascii="Arial" w:hAnsi="Arial"/>
            <w:sz w:val="22"/>
            <w:szCs w:val="22"/>
          </w:rPr>
          <w:t>is</w:t>
        </w:r>
      </w:ins>
      <w:ins w:id="72" w:author="Sebastian Arteaga" w:date="2022-10-03T13:38:00Z">
        <w:r w:rsidR="007F2B11">
          <w:rPr>
            <w:rFonts w:ascii="Arial" w:hAnsi="Arial"/>
            <w:sz w:val="22"/>
            <w:szCs w:val="22"/>
          </w:rPr>
          <w:t xml:space="preserve"> </w:t>
        </w:r>
      </w:ins>
      <w:ins w:id="73" w:author="Sebastian Arteaga" w:date="2022-10-03T13:37:00Z">
        <w:r w:rsidR="007F2B11">
          <w:rPr>
            <w:rFonts w:ascii="Arial" w:hAnsi="Arial"/>
            <w:sz w:val="22"/>
            <w:szCs w:val="22"/>
          </w:rPr>
          <w:t>used to estimate</w:t>
        </w:r>
      </w:ins>
      <w:r>
        <w:rPr>
          <w:rFonts w:ascii="Arial" w:hAnsi="Arial"/>
          <w:sz w:val="22"/>
          <w:szCs w:val="22"/>
        </w:rPr>
        <w:t xml:space="preserve"> the nucleic acid strand concentration (Figure 1A.2). The first element of the </w:t>
      </w:r>
      <w:r>
        <w:rPr>
          <w:rFonts w:ascii="Arial" w:hAnsi="Arial"/>
          <w:sz w:val="22"/>
          <w:szCs w:val="22"/>
          <w:u w:val="single"/>
        </w:rPr>
        <w:t>vector</w:t>
      </w:r>
      <w:r>
        <w:rPr>
          <w:rFonts w:ascii="Arial" w:hAnsi="Arial"/>
          <w:sz w:val="22"/>
          <w:szCs w:val="22"/>
        </w:rPr>
        <w:t xml:space="preserve"> is the type of nucleic acid, either “DNA” or “RNA”, and the remaining elements are the </w:t>
      </w:r>
      <w:del w:id="74" w:author="Sebastian Arteaga" w:date="2022-10-03T13:38:00Z">
        <w:r w:rsidDel="00CB0BBE">
          <w:rPr>
            <w:rFonts w:ascii="Arial" w:hAnsi="Arial"/>
            <w:sz w:val="22"/>
            <w:szCs w:val="22"/>
          </w:rPr>
          <w:delText xml:space="preserve">sequences </w:delText>
        </w:r>
      </w:del>
      <w:ins w:id="75" w:author="Sebastian Arteaga" w:date="2022-10-03T13:38:00Z">
        <w:r w:rsidR="00CB0BBE">
          <w:rPr>
            <w:rFonts w:ascii="Arial" w:hAnsi="Arial"/>
            <w:sz w:val="22"/>
            <w:szCs w:val="22"/>
          </w:rPr>
          <w:t xml:space="preserve">individual </w:t>
        </w:r>
        <w:commentRangeStart w:id="76"/>
        <w:r w:rsidR="00CB0BBE">
          <w:rPr>
            <w:rFonts w:ascii="Arial" w:hAnsi="Arial"/>
            <w:sz w:val="22"/>
            <w:szCs w:val="22"/>
          </w:rPr>
          <w:t>residues</w:t>
        </w:r>
      </w:ins>
      <w:commentRangeEnd w:id="76"/>
      <w:ins w:id="77" w:author="Sebastian Arteaga" w:date="2022-10-03T13:39:00Z">
        <w:r w:rsidR="00CB0BBE">
          <w:rPr>
            <w:rStyle w:val="CommentReference"/>
            <w:rFonts w:cs="Mangal"/>
          </w:rPr>
          <w:commentReference w:id="76"/>
        </w:r>
      </w:ins>
      <w:ins w:id="78" w:author="Sebastian Arteaga" w:date="2022-10-03T13:38:00Z">
        <w:r w:rsidR="00CB0BBE">
          <w:rPr>
            <w:rFonts w:ascii="Arial" w:hAnsi="Arial"/>
            <w:sz w:val="22"/>
            <w:szCs w:val="22"/>
          </w:rPr>
          <w:t xml:space="preserve"> </w:t>
        </w:r>
      </w:ins>
      <w:r>
        <w:rPr>
          <w:rFonts w:ascii="Arial" w:hAnsi="Arial"/>
          <w:sz w:val="22"/>
          <w:szCs w:val="22"/>
        </w:rPr>
        <w:t>in the sample. Alternatively, the first element can be “custom”, and the remaining elements are 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Pr>
          <w:rFonts w:ascii="Arial" w:hAnsi="Arial"/>
          <w:sz w:val="22"/>
          <w:szCs w:val="22"/>
        </w:rPr>
        <w:t xml:space="preserve">. The third element is the molecular model of the </w:t>
      </w:r>
      <w:ins w:id="79" w:author="Sebastian Arteaga" w:date="2022-10-03T13:39:00Z">
        <w:r w:rsidR="00CB0BBE">
          <w:rPr>
            <w:rFonts w:ascii="Arial" w:hAnsi="Arial"/>
            <w:sz w:val="22"/>
            <w:szCs w:val="22"/>
            <w:u w:val="single"/>
          </w:rPr>
          <w:t>nucleic acid species</w:t>
        </w:r>
      </w:ins>
      <w:del w:id="80" w:author="Sebastian Arteaga" w:date="2022-10-03T13:39:00Z">
        <w:r w:rsidDel="00CB0BBE">
          <w:rPr>
            <w:rFonts w:ascii="Arial" w:hAnsi="Arial"/>
            <w:sz w:val="22"/>
            <w:szCs w:val="22"/>
          </w:rPr>
          <w:delText>duplex</w:delText>
        </w:r>
      </w:del>
      <w:r>
        <w:rPr>
          <w:rFonts w:ascii="Arial" w:hAnsi="Arial"/>
          <w:sz w:val="22"/>
          <w:szCs w:val="22"/>
        </w:rPr>
        <w:t>, either "</w:t>
      </w:r>
      <w:commentRangeStart w:id="81"/>
      <w:r>
        <w:rPr>
          <w:rFonts w:ascii="Arial" w:hAnsi="Arial"/>
          <w:sz w:val="22"/>
          <w:szCs w:val="22"/>
        </w:rPr>
        <w:t>Monomolecular.2State</w:t>
      </w:r>
      <w:commentRangeEnd w:id="81"/>
      <w:r w:rsidR="00CB0BBE">
        <w:rPr>
          <w:rStyle w:val="CommentReference"/>
          <w:rFonts w:cs="Mangal"/>
        </w:rPr>
        <w:commentReference w:id="81"/>
      </w:r>
      <w:r>
        <w:rPr>
          <w:rFonts w:ascii="Arial" w:hAnsi="Arial"/>
          <w:sz w:val="22"/>
          <w:szCs w:val="22"/>
        </w:rPr>
        <w:t xml:space="preserve">", "Heteroduplex.2State", or "Homoduplex.2State", for a single self-structured strand, two non-self-complementary strands forming a duplex, or a </w:t>
      </w:r>
      <w:del w:id="82" w:author="Sebastian Arteaga" w:date="2022-10-03T13:41:00Z">
        <w:r w:rsidDel="00CB0BBE">
          <w:rPr>
            <w:rFonts w:ascii="Arial" w:hAnsi="Arial"/>
            <w:sz w:val="22"/>
            <w:szCs w:val="22"/>
          </w:rPr>
          <w:delText xml:space="preserve">single, </w:delText>
        </w:r>
      </w:del>
      <w:r>
        <w:rPr>
          <w:rFonts w:ascii="Arial" w:hAnsi="Arial"/>
          <w:sz w:val="22"/>
          <w:szCs w:val="22"/>
        </w:rPr>
        <w:t xml:space="preserve">self-complementary strand forming a duplex (Figure 1A.3). The </w:t>
      </w:r>
      <w:ins w:id="83" w:author="Sebastian Arteaga" w:date="2022-10-03T13:41:00Z">
        <w:r w:rsidR="00CB0BBE">
          <w:rPr>
            <w:rFonts w:ascii="Arial" w:hAnsi="Arial"/>
            <w:sz w:val="22"/>
            <w:szCs w:val="22"/>
          </w:rPr>
          <w:t>“</w:t>
        </w:r>
      </w:ins>
      <w:proofErr w:type="spellStart"/>
      <w:del w:id="84" w:author="Sebastian Arteaga" w:date="2022-10-03T13:41:00Z">
        <w:r w:rsidDel="00CB0BBE">
          <w:rPr>
            <w:rFonts w:ascii="Arial" w:hAnsi="Arial"/>
            <w:sz w:val="22"/>
            <w:szCs w:val="22"/>
          </w:rPr>
          <w:delText>”</w:delText>
        </w:r>
      </w:del>
      <w:r>
        <w:rPr>
          <w:rFonts w:ascii="Arial" w:hAnsi="Arial"/>
          <w:sz w:val="22"/>
          <w:szCs w:val="22"/>
        </w:rPr>
        <w:t>meltR.A</w:t>
      </w:r>
      <w:proofErr w:type="spellEnd"/>
      <w:r>
        <w:rPr>
          <w:rFonts w:ascii="Arial" w:hAnsi="Arial"/>
          <w:sz w:val="22"/>
          <w:szCs w:val="22"/>
        </w:rPr>
        <w:t xml:space="preserve">” function has two </w:t>
      </w:r>
      <w:del w:id="85" w:author="Sebastian Arteaga" w:date="2022-10-03T13:47:00Z">
        <w:r w:rsidDel="00CB0BBE">
          <w:rPr>
            <w:rFonts w:ascii="Arial" w:hAnsi="Arial"/>
            <w:sz w:val="22"/>
            <w:szCs w:val="22"/>
          </w:rPr>
          <w:delText xml:space="preserve">other </w:delText>
        </w:r>
      </w:del>
      <w:ins w:id="86" w:author="Sebastian Arteaga" w:date="2022-10-03T13:47:00Z">
        <w:r w:rsidR="00CB0BBE">
          <w:rPr>
            <w:rFonts w:ascii="Arial" w:hAnsi="Arial"/>
            <w:sz w:val="22"/>
            <w:szCs w:val="22"/>
          </w:rPr>
          <w:t xml:space="preserve">additional </w:t>
        </w:r>
      </w:ins>
      <w:commentRangeStart w:id="87"/>
      <w:r>
        <w:rPr>
          <w:rFonts w:ascii="Arial" w:hAnsi="Arial"/>
          <w:sz w:val="22"/>
          <w:szCs w:val="22"/>
        </w:rPr>
        <w:t>important arguments</w:t>
      </w:r>
      <w:commentRangeEnd w:id="87"/>
      <w:r w:rsidR="00CB0BBE">
        <w:rPr>
          <w:rStyle w:val="CommentReference"/>
          <w:rFonts w:cs="Mangal"/>
        </w:rPr>
        <w:commentReference w:id="87"/>
      </w:r>
      <w:r>
        <w:rPr>
          <w:rFonts w:ascii="Arial" w:hAnsi="Arial"/>
          <w:sz w:val="22"/>
          <w:szCs w:val="22"/>
        </w:rPr>
        <w:t xml:space="preserve">, </w:t>
      </w:r>
      <w:r>
        <w:rPr>
          <w:rFonts w:ascii="Arial" w:hAnsi="Arial"/>
          <w:sz w:val="22"/>
          <w:szCs w:val="22"/>
        </w:rPr>
        <w:lastRenderedPageBreak/>
        <w:t>the “</w:t>
      </w:r>
      <w:proofErr w:type="spellStart"/>
      <w:r>
        <w:rPr>
          <w:rFonts w:ascii="Arial" w:hAnsi="Arial"/>
          <w:sz w:val="22"/>
          <w:szCs w:val="22"/>
        </w:rPr>
        <w:t>concT</w:t>
      </w:r>
      <w:proofErr w:type="spellEnd"/>
      <w:r>
        <w:rPr>
          <w:rFonts w:ascii="Arial" w:hAnsi="Arial"/>
          <w:sz w:val="22"/>
          <w:szCs w:val="22"/>
        </w:rPr>
        <w:t>”, or the concentration used to calculate the strand concentration (Figure 1A.4), and “</w:t>
      </w:r>
      <w:proofErr w:type="spellStart"/>
      <w:r>
        <w:rPr>
          <w:rFonts w:ascii="Arial" w:hAnsi="Arial"/>
          <w:sz w:val="22"/>
          <w:szCs w:val="22"/>
        </w:rPr>
        <w:t>fitTs</w:t>
      </w:r>
      <w:proofErr w:type="spellEnd"/>
      <w:r>
        <w:rPr>
          <w:rFonts w:ascii="Arial" w:hAnsi="Arial"/>
          <w:sz w:val="22"/>
          <w:szCs w:val="22"/>
        </w:rPr>
        <w:t xml:space="preserve">”, or the temperature range used in the fit (Figure 1A.5). The </w:t>
      </w:r>
      <w:proofErr w:type="spellStart"/>
      <w:r>
        <w:rPr>
          <w:rFonts w:ascii="Arial" w:hAnsi="Arial"/>
          <w:sz w:val="22"/>
          <w:szCs w:val="22"/>
        </w:rPr>
        <w:t>fitTs</w:t>
      </w:r>
      <w:proofErr w:type="spellEnd"/>
      <w:r>
        <w:rPr>
          <w:rFonts w:ascii="Arial" w:hAnsi="Arial"/>
          <w:sz w:val="22"/>
          <w:szCs w:val="22"/>
        </w:rPr>
        <w:t xml:space="preserve"> argument is used for baseline trimming (discussed in detail below)</w:t>
      </w:r>
      <w:del w:id="88" w:author="Sebastian Arteaga" w:date="2022-10-03T13:53:00Z">
        <w:r w:rsidDel="00CB0BBE">
          <w:rPr>
            <w:rFonts w:ascii="Arial" w:hAnsi="Arial"/>
            <w:sz w:val="22"/>
            <w:szCs w:val="22"/>
          </w:rPr>
          <w:delText>,</w:delText>
        </w:r>
      </w:del>
      <w:r>
        <w:rPr>
          <w:rFonts w:ascii="Arial" w:hAnsi="Arial"/>
          <w:sz w:val="22"/>
          <w:szCs w:val="22"/>
        </w:rPr>
        <w:t xml:space="preserve"> and can be a </w:t>
      </w:r>
      <w:r>
        <w:rPr>
          <w:rFonts w:ascii="Arial" w:hAnsi="Arial"/>
          <w:sz w:val="22"/>
          <w:szCs w:val="22"/>
          <w:u w:val="single"/>
        </w:rPr>
        <w:t>vector</w:t>
      </w:r>
      <w:r>
        <w:rPr>
          <w:rFonts w:ascii="Arial" w:hAnsi="Arial"/>
          <w:sz w:val="22"/>
          <w:szCs w:val="22"/>
        </w:rPr>
        <w:t xml:space="preserve"> containing the high and low for the temperature range to be fit for all samples. Alternatively, the </w:t>
      </w:r>
      <w:proofErr w:type="spellStart"/>
      <w:r>
        <w:rPr>
          <w:rFonts w:ascii="Arial" w:hAnsi="Arial"/>
          <w:sz w:val="22"/>
          <w:szCs w:val="22"/>
        </w:rPr>
        <w:t>fitTs</w:t>
      </w:r>
      <w:proofErr w:type="spellEnd"/>
      <w:r>
        <w:rPr>
          <w:rFonts w:ascii="Arial" w:hAnsi="Arial"/>
          <w:sz w:val="22"/>
          <w:szCs w:val="22"/>
        </w:rPr>
        <w:t xml:space="preserve"> </w:t>
      </w:r>
      <w:r>
        <w:rPr>
          <w:rFonts w:ascii="Arial" w:hAnsi="Arial"/>
          <w:sz w:val="22"/>
          <w:szCs w:val="22"/>
          <w:u w:val="single"/>
        </w:rPr>
        <w:t>argument</w:t>
      </w:r>
      <w:r>
        <w:rPr>
          <w:rFonts w:ascii="Arial" w:hAnsi="Arial"/>
          <w:sz w:val="22"/>
          <w:szCs w:val="22"/>
        </w:rPr>
        <w:t xml:space="preserve"> can be a </w:t>
      </w:r>
      <w:r>
        <w:rPr>
          <w:rFonts w:ascii="Arial" w:hAnsi="Arial"/>
          <w:sz w:val="22"/>
          <w:szCs w:val="22"/>
          <w:u w:val="single"/>
        </w:rPr>
        <w:t>list</w:t>
      </w:r>
      <w:r>
        <w:rPr>
          <w:rFonts w:ascii="Arial" w:hAnsi="Arial"/>
          <w:sz w:val="22"/>
          <w:szCs w:val="22"/>
        </w:rPr>
        <w:t xml:space="preserve"> of vectors specifying</w:t>
      </w:r>
      <w:ins w:id="89" w:author="Sebastian Arteaga" w:date="2022-10-03T13:53:00Z">
        <w:r w:rsidR="00CB0BBE">
          <w:rPr>
            <w:rFonts w:ascii="Arial" w:hAnsi="Arial"/>
            <w:sz w:val="22"/>
            <w:szCs w:val="22"/>
          </w:rPr>
          <w:t xml:space="preserve"> a</w:t>
        </w:r>
      </w:ins>
      <w:r>
        <w:rPr>
          <w:rFonts w:ascii="Arial" w:hAnsi="Arial"/>
          <w:sz w:val="22"/>
          <w:szCs w:val="22"/>
        </w:rPr>
        <w:t xml:space="preserve"> temperature range for each sample.</w:t>
      </w:r>
    </w:p>
    <w:p w14:paraId="492E0985" w14:textId="29C0D322" w:rsidR="00DE39EE" w:rsidRDefault="006A3937">
      <w:pPr>
        <w:spacing w:after="288" w:line="480" w:lineRule="auto"/>
        <w:jc w:val="both"/>
        <w:rPr>
          <w:rFonts w:ascii="Arial" w:hAnsi="Arial"/>
          <w:sz w:val="22"/>
          <w:szCs w:val="22"/>
        </w:rPr>
      </w:pPr>
      <w:r>
        <w:rPr>
          <w:rFonts w:ascii="Arial" w:hAnsi="Arial"/>
          <w:sz w:val="22"/>
          <w:szCs w:val="22"/>
        </w:rPr>
        <w:t xml:space="preserve">The </w:t>
      </w:r>
      <w:proofErr w:type="spellStart"/>
      <w:r>
        <w:rPr>
          <w:rFonts w:ascii="Arial" w:hAnsi="Arial"/>
          <w:sz w:val="22"/>
          <w:szCs w:val="22"/>
        </w:rPr>
        <w:t>meltR.A</w:t>
      </w:r>
      <w:proofErr w:type="spellEnd"/>
      <w:r>
        <w:rPr>
          <w:rFonts w:ascii="Arial" w:hAnsi="Arial"/>
          <w:sz w:val="22"/>
          <w:szCs w:val="22"/>
        </w:rPr>
        <w:t xml:space="preserve"> function provides three analys</w:t>
      </w:r>
      <w:ins w:id="90" w:author="Sebastian Arteaga" w:date="2022-10-03T13:54:00Z">
        <w:r w:rsidR="00CB0BBE">
          <w:rPr>
            <w:rFonts w:ascii="Arial" w:hAnsi="Arial"/>
            <w:sz w:val="22"/>
            <w:szCs w:val="22"/>
          </w:rPr>
          <w:t>es:</w:t>
        </w:r>
      </w:ins>
      <w:del w:id="91" w:author="Sebastian Arteaga" w:date="2022-10-03T13:54:00Z">
        <w:r w:rsidDel="00CB0BBE">
          <w:rPr>
            <w:rFonts w:ascii="Arial" w:hAnsi="Arial"/>
            <w:sz w:val="22"/>
            <w:szCs w:val="22"/>
          </w:rPr>
          <w:delText>is</w:delText>
        </w:r>
      </w:del>
      <w:r>
        <w:rPr>
          <w:rFonts w:ascii="Arial" w:hAnsi="Arial"/>
          <w:sz w:val="22"/>
          <w:szCs w:val="22"/>
        </w:rPr>
        <w:t xml:space="preserve"> </w:t>
      </w:r>
      <w:ins w:id="92" w:author="Sebastian Arteaga" w:date="2022-10-03T13:56:00Z">
        <w:r w:rsidR="009673ED">
          <w:rPr>
            <w:rFonts w:ascii="Arial" w:hAnsi="Arial"/>
            <w:sz w:val="22"/>
            <w:szCs w:val="22"/>
          </w:rPr>
          <w:t xml:space="preserve">individual fits, </w:t>
        </w:r>
      </w:ins>
      <w:ins w:id="93" w:author="Sebastian Arteaga" w:date="2022-10-03T13:58:00Z">
        <w:r w:rsidR="009673ED">
          <w:rPr>
            <w:rFonts w:ascii="Arial" w:hAnsi="Arial"/>
            <w:i/>
            <w:iCs/>
            <w:sz w:val="22"/>
            <w:szCs w:val="22"/>
          </w:rPr>
          <w:t>T</w:t>
        </w:r>
        <w:r w:rsidR="009673ED">
          <w:rPr>
            <w:rFonts w:ascii="Arial" w:hAnsi="Arial"/>
            <w:sz w:val="22"/>
            <w:szCs w:val="22"/>
            <w:vertAlign w:val="subscript"/>
          </w:rPr>
          <w:t>m</w:t>
        </w:r>
        <w:r w:rsidR="009673ED">
          <w:rPr>
            <w:rFonts w:ascii="Arial" w:hAnsi="Arial"/>
            <w:sz w:val="22"/>
            <w:szCs w:val="22"/>
          </w:rPr>
          <w:t xml:space="preserve"> vs. </w:t>
        </w:r>
        <w:r w:rsidR="009673ED">
          <w:rPr>
            <w:rFonts w:ascii="Arial" w:hAnsi="Arial"/>
            <w:i/>
            <w:iCs/>
            <w:sz w:val="22"/>
            <w:szCs w:val="22"/>
          </w:rPr>
          <w:t>C</w:t>
        </w:r>
        <w:r w:rsidR="009673ED">
          <w:rPr>
            <w:rFonts w:ascii="Arial" w:hAnsi="Arial"/>
            <w:sz w:val="22"/>
            <w:szCs w:val="22"/>
            <w:vertAlign w:val="subscript"/>
          </w:rPr>
          <w:t>t</w:t>
        </w:r>
      </w:ins>
      <w:ins w:id="94" w:author="Sebastian Arteaga" w:date="2022-10-03T13:59:00Z">
        <w:r w:rsidR="009673ED">
          <w:rPr>
            <w:rFonts w:ascii="Arial" w:hAnsi="Arial"/>
            <w:sz w:val="22"/>
            <w:szCs w:val="22"/>
          </w:rPr>
          <w:t xml:space="preserve">, global fitting </w:t>
        </w:r>
      </w:ins>
      <w:r>
        <w:rPr>
          <w:rFonts w:ascii="Arial" w:hAnsi="Arial"/>
          <w:sz w:val="22"/>
          <w:szCs w:val="22"/>
        </w:rPr>
        <w:t>(Figure 1B). The first analysis</w:t>
      </w:r>
      <w:del w:id="95" w:author="Sebastian Arteaga" w:date="2022-10-03T13:59:00Z">
        <w:r w:rsidDel="009673ED">
          <w:rPr>
            <w:rFonts w:ascii="Arial" w:hAnsi="Arial"/>
            <w:sz w:val="22"/>
            <w:szCs w:val="22"/>
          </w:rPr>
          <w:delText>, is method 1</w:delText>
        </w:r>
      </w:del>
      <w:r>
        <w:rPr>
          <w:rFonts w:ascii="Arial" w:hAnsi="Arial"/>
          <w:sz w:val="22"/>
          <w:szCs w:val="22"/>
        </w:rPr>
        <w:t>, individual fits</w:t>
      </w:r>
      <w:ins w:id="96" w:author="Sebastian Arteaga" w:date="2022-10-03T13:59:00Z">
        <w:r w:rsidR="009673ED">
          <w:rPr>
            <w:rFonts w:ascii="Arial" w:hAnsi="Arial"/>
            <w:sz w:val="22"/>
            <w:szCs w:val="22"/>
          </w:rPr>
          <w:t xml:space="preserve"> (method 1)</w:t>
        </w:r>
      </w:ins>
      <w:ins w:id="97" w:author="Sebastian Arteaga" w:date="2022-10-03T14:00:00Z">
        <w:r w:rsidR="009673ED">
          <w:rPr>
            <w:rFonts w:ascii="Arial" w:hAnsi="Arial"/>
            <w:sz w:val="22"/>
            <w:szCs w:val="22"/>
          </w:rPr>
          <w:t>,</w:t>
        </w:r>
      </w:ins>
      <w:del w:id="98" w:author="Sebastian Arteaga" w:date="2022-10-03T14:00:00Z">
        <w:r w:rsidDel="009673ED">
          <w:rPr>
            <w:rFonts w:ascii="Arial" w:hAnsi="Arial"/>
            <w:sz w:val="22"/>
            <w:szCs w:val="22"/>
          </w:rPr>
          <w:delText>, which</w:delText>
        </w:r>
      </w:del>
      <w:r>
        <w:rPr>
          <w:rFonts w:ascii="Arial" w:hAnsi="Arial"/>
          <w:sz w:val="22"/>
          <w:szCs w:val="22"/>
        </w:rPr>
        <w:t xml:space="preserve"> fits each sample to an individual regression model to calculate thermodynamic energies (Figure 1B.1)</w:t>
      </w:r>
      <w:ins w:id="99" w:author="Sebastian Arteaga" w:date="2022-10-03T14:02:00Z">
        <w:r w:rsidR="00213D82">
          <w:rPr>
            <w:rFonts w:ascii="Arial" w:hAnsi="Arial"/>
            <w:sz w:val="22"/>
            <w:szCs w:val="22"/>
          </w:rPr>
          <w:t>.</w:t>
        </w:r>
      </w:ins>
      <w:del w:id="100" w:author="Sebastian Arteaga" w:date="2022-10-03T14:02:00Z">
        <w:r w:rsidDel="00213D82">
          <w:rPr>
            <w:rFonts w:ascii="Arial" w:hAnsi="Arial"/>
            <w:sz w:val="22"/>
            <w:szCs w:val="22"/>
          </w:rPr>
          <w:delText>,</w:delText>
        </w:r>
      </w:del>
      <w:r>
        <w:rPr>
          <w:rFonts w:ascii="Arial" w:hAnsi="Arial"/>
          <w:sz w:val="22"/>
          <w:szCs w:val="22"/>
        </w:rPr>
        <w:t xml:space="preserve"> </w:t>
      </w:r>
      <w:del w:id="101" w:author="Sebastian Arteaga" w:date="2022-10-03T14:02:00Z">
        <w:r w:rsidDel="00213D82">
          <w:rPr>
            <w:rFonts w:ascii="Arial" w:hAnsi="Arial"/>
            <w:sz w:val="22"/>
            <w:szCs w:val="22"/>
          </w:rPr>
          <w:delText>and reports the</w:delText>
        </w:r>
      </w:del>
      <w:ins w:id="102" w:author="Sebastian Arteaga" w:date="2022-10-03T14:02:00Z">
        <w:r w:rsidR="00213D82">
          <w:rPr>
            <w:rFonts w:ascii="Arial" w:hAnsi="Arial"/>
            <w:sz w:val="22"/>
            <w:szCs w:val="22"/>
          </w:rPr>
          <w:t>The</w:t>
        </w:r>
      </w:ins>
      <w:r>
        <w:rPr>
          <w:rFonts w:ascii="Arial" w:hAnsi="Arial"/>
          <w:sz w:val="22"/>
          <w:szCs w:val="22"/>
        </w:rPr>
        <w:t xml:space="preserve"> average</w:t>
      </w:r>
      <w:ins w:id="103" w:author="Sebastian Arteaga" w:date="2022-10-03T14:02:00Z">
        <w:r w:rsidR="00213D82">
          <w:rPr>
            <w:rFonts w:ascii="Arial" w:hAnsi="Arial"/>
            <w:sz w:val="22"/>
            <w:szCs w:val="22"/>
          </w:rPr>
          <w:t>s</w:t>
        </w:r>
      </w:ins>
      <w:r>
        <w:rPr>
          <w:rFonts w:ascii="Arial" w:hAnsi="Arial"/>
          <w:sz w:val="22"/>
          <w:szCs w:val="22"/>
        </w:rPr>
        <w:t xml:space="preserve"> of thermodynamic energies over the samples </w:t>
      </w:r>
      <w:ins w:id="104" w:author="Sebastian Arteaga" w:date="2022-10-03T14:02:00Z">
        <w:r w:rsidR="00213D82">
          <w:rPr>
            <w:rFonts w:ascii="Arial" w:hAnsi="Arial"/>
            <w:sz w:val="22"/>
            <w:szCs w:val="22"/>
          </w:rPr>
          <w:t xml:space="preserve">are reported </w:t>
        </w:r>
      </w:ins>
      <w:r>
        <w:rPr>
          <w:rFonts w:ascii="Arial" w:hAnsi="Arial"/>
          <w:sz w:val="22"/>
          <w:szCs w:val="22"/>
        </w:rPr>
        <w:t xml:space="preserve">(Figure 1B.2). The second analysis </w:t>
      </w:r>
      <w:ins w:id="105" w:author="Sebastian Arteaga" w:date="2022-10-03T14:10:00Z">
        <w:r w:rsidR="00601647">
          <w:rPr>
            <w:rFonts w:ascii="Arial" w:hAnsi="Arial"/>
            <w:sz w:val="22"/>
            <w:szCs w:val="22"/>
          </w:rPr>
          <w:t>(</w:t>
        </w:r>
      </w:ins>
      <w:del w:id="106" w:author="Sebastian Arteaga" w:date="2022-10-03T14:10:00Z">
        <w:r w:rsidDel="00601647">
          <w:rPr>
            <w:rFonts w:ascii="Arial" w:hAnsi="Arial"/>
            <w:sz w:val="22"/>
            <w:szCs w:val="22"/>
          </w:rPr>
          <w:delText xml:space="preserve">is </w:delText>
        </w:r>
      </w:del>
      <w:r>
        <w:rPr>
          <w:rFonts w:ascii="Arial" w:hAnsi="Arial"/>
          <w:sz w:val="22"/>
          <w:szCs w:val="22"/>
        </w:rPr>
        <w:t>method 2</w:t>
      </w:r>
      <w:ins w:id="107" w:author="Sebastian Arteaga" w:date="2022-10-03T14:12:00Z">
        <w:r w:rsidR="00601647">
          <w:rPr>
            <w:rFonts w:ascii="Arial" w:hAnsi="Arial"/>
            <w:sz w:val="22"/>
            <w:szCs w:val="22"/>
          </w:rPr>
          <w:t>)</w:t>
        </w:r>
      </w:ins>
      <w:del w:id="108" w:author="Sebastian Arteaga" w:date="2022-10-03T14:12:00Z">
        <w:r w:rsidDel="00601647">
          <w:rPr>
            <w:rFonts w:ascii="Arial" w:hAnsi="Arial"/>
            <w:sz w:val="22"/>
            <w:szCs w:val="22"/>
          </w:rPr>
          <w:delText>, which</w:delText>
        </w:r>
      </w:del>
      <w:r>
        <w:rPr>
          <w:rFonts w:ascii="Arial" w:hAnsi="Arial"/>
          <w:sz w:val="22"/>
          <w:szCs w:val="22"/>
        </w:rPr>
        <w:t xml:space="preserve"> fits the </w:t>
      </w:r>
      <w:ins w:id="109" w:author="Sebastian Arteaga" w:date="2022-10-03T14:13:00Z">
        <w:r w:rsidR="00601647">
          <w:rPr>
            <w:rFonts w:ascii="Arial" w:hAnsi="Arial"/>
            <w:sz w:val="22"/>
            <w:szCs w:val="22"/>
          </w:rPr>
          <w:t>v</w:t>
        </w:r>
      </w:ins>
      <w:del w:id="110" w:author="Sebastian Arteaga" w:date="2022-10-03T14:13:00Z">
        <w:r w:rsidDel="00601647">
          <w:rPr>
            <w:rFonts w:ascii="Arial" w:hAnsi="Arial"/>
            <w:sz w:val="22"/>
            <w:szCs w:val="22"/>
          </w:rPr>
          <w:delText>V</w:delText>
        </w:r>
      </w:del>
      <w:r>
        <w:rPr>
          <w:rFonts w:ascii="Arial" w:hAnsi="Arial"/>
          <w:sz w:val="22"/>
          <w:szCs w:val="22"/>
        </w:rPr>
        <w:t>an’t Hoff relationship between the T</w:t>
      </w:r>
      <w:r>
        <w:rPr>
          <w:rFonts w:ascii="Arial" w:hAnsi="Arial"/>
          <w:sz w:val="22"/>
          <w:szCs w:val="22"/>
          <w:vertAlign w:val="subscript"/>
        </w:rPr>
        <w:t>m</w:t>
      </w:r>
      <w:r>
        <w:rPr>
          <w:rFonts w:ascii="Arial" w:hAnsi="Arial"/>
          <w:sz w:val="22"/>
          <w:szCs w:val="22"/>
        </w:rPr>
        <w:t xml:space="preserve"> and the strand concentration (C</w:t>
      </w:r>
      <w:r>
        <w:rPr>
          <w:rFonts w:ascii="Arial" w:hAnsi="Arial"/>
          <w:sz w:val="22"/>
          <w:szCs w:val="22"/>
          <w:vertAlign w:val="subscript"/>
        </w:rPr>
        <w:t>t</w:t>
      </w:r>
      <w:r>
        <w:rPr>
          <w:rFonts w:ascii="Arial" w:hAnsi="Arial"/>
          <w:sz w:val="22"/>
          <w:szCs w:val="22"/>
        </w:rPr>
        <w:t>) from different samples to a regression model</w:t>
      </w:r>
      <w:del w:id="111" w:author="Sebastian Arteaga" w:date="2022-10-03T14:12:00Z">
        <w:r w:rsidDel="00601647">
          <w:rPr>
            <w:rFonts w:ascii="Arial" w:hAnsi="Arial"/>
            <w:sz w:val="22"/>
            <w:szCs w:val="22"/>
          </w:rPr>
          <w:delText>,</w:delText>
        </w:r>
      </w:del>
      <w:r>
        <w:rPr>
          <w:rFonts w:ascii="Arial" w:hAnsi="Arial"/>
          <w:sz w:val="22"/>
          <w:szCs w:val="22"/>
        </w:rPr>
        <w:t xml:space="preserve"> </w:t>
      </w:r>
      <w:del w:id="112" w:author="Sebastian Arteaga" w:date="2022-10-03T14:12:00Z">
        <w:r w:rsidDel="00601647">
          <w:rPr>
            <w:rFonts w:ascii="Arial" w:hAnsi="Arial"/>
            <w:sz w:val="22"/>
            <w:szCs w:val="22"/>
          </w:rPr>
          <w:delText xml:space="preserve">and </w:delText>
        </w:r>
      </w:del>
      <w:ins w:id="113" w:author="Sebastian Arteaga" w:date="2022-10-03T14:12:00Z">
        <w:r w:rsidR="00601647">
          <w:rPr>
            <w:rFonts w:ascii="Arial" w:hAnsi="Arial"/>
            <w:sz w:val="22"/>
            <w:szCs w:val="22"/>
          </w:rPr>
          <w:t xml:space="preserve">to </w:t>
        </w:r>
      </w:ins>
      <w:r>
        <w:rPr>
          <w:rFonts w:ascii="Arial" w:hAnsi="Arial"/>
          <w:sz w:val="22"/>
          <w:szCs w:val="22"/>
        </w:rPr>
        <w:t>calculate</w:t>
      </w:r>
      <w:ins w:id="114" w:author="Sebastian Arteaga" w:date="2022-10-03T14:12:00Z">
        <w:r w:rsidR="00601647">
          <w:rPr>
            <w:rFonts w:ascii="Arial" w:hAnsi="Arial"/>
            <w:sz w:val="22"/>
            <w:szCs w:val="22"/>
          </w:rPr>
          <w:t xml:space="preserve"> the</w:t>
        </w:r>
      </w:ins>
      <w:del w:id="115" w:author="Sebastian Arteaga" w:date="2022-10-03T14:12:00Z">
        <w:r w:rsidDel="00601647">
          <w:rPr>
            <w:rFonts w:ascii="Arial" w:hAnsi="Arial"/>
            <w:sz w:val="22"/>
            <w:szCs w:val="22"/>
          </w:rPr>
          <w:delText>s</w:delText>
        </w:r>
      </w:del>
      <w:r>
        <w:rPr>
          <w:rFonts w:ascii="Arial" w:hAnsi="Arial"/>
          <w:sz w:val="22"/>
          <w:szCs w:val="22"/>
        </w:rPr>
        <w:t xml:space="preserve"> thermodynamic energies (Figure 1B.2). Methods 1 and 2 were both provided by </w:t>
      </w:r>
      <w:del w:id="116" w:author="Sebastian Arteaga" w:date="2022-10-06T14:48:00Z">
        <w:r w:rsidDel="007B5B9C">
          <w:rPr>
            <w:rFonts w:ascii="Arial" w:hAnsi="Arial"/>
            <w:sz w:val="22"/>
            <w:szCs w:val="22"/>
          </w:rPr>
          <w:delText>Meltwin</w:delText>
        </w:r>
      </w:del>
      <w:ins w:id="117" w:author="Sebastian Arteaga" w:date="2022-10-06T14:48:00Z">
        <w:r w:rsidR="007B5B9C">
          <w:rPr>
            <w:rFonts w:ascii="Arial" w:hAnsi="Arial"/>
            <w:sz w:val="22"/>
            <w:szCs w:val="22"/>
          </w:rPr>
          <w:t>MeltWin</w:t>
        </w:r>
      </w:ins>
      <w:r>
        <w:rPr>
          <w:rFonts w:ascii="Arial" w:hAnsi="Arial"/>
          <w:sz w:val="22"/>
          <w:szCs w:val="22"/>
        </w:rPr>
        <w:t xml:space="preserve">. The </w:t>
      </w:r>
      <w:proofErr w:type="spellStart"/>
      <w:r>
        <w:rPr>
          <w:rFonts w:ascii="Arial" w:hAnsi="Arial"/>
          <w:sz w:val="22"/>
          <w:szCs w:val="22"/>
        </w:rPr>
        <w:t>meltR.A</w:t>
      </w:r>
      <w:proofErr w:type="spellEnd"/>
      <w:r>
        <w:rPr>
          <w:rFonts w:ascii="Arial" w:hAnsi="Arial"/>
          <w:sz w:val="22"/>
          <w:szCs w:val="22"/>
        </w:rPr>
        <w:t xml:space="preserve"> function also provides a third analysis</w:t>
      </w:r>
      <w:ins w:id="118" w:author="Sebastian Arteaga" w:date="2022-10-03T14:13:00Z">
        <w:r w:rsidR="00601647">
          <w:rPr>
            <w:rFonts w:ascii="Arial" w:hAnsi="Arial"/>
            <w:sz w:val="22"/>
            <w:szCs w:val="22"/>
          </w:rPr>
          <w:t xml:space="preserve"> (method 3)</w:t>
        </w:r>
      </w:ins>
      <w:r>
        <w:rPr>
          <w:rFonts w:ascii="Arial" w:hAnsi="Arial"/>
          <w:sz w:val="22"/>
          <w:szCs w:val="22"/>
        </w:rPr>
        <w:t xml:space="preserve">, not provided by </w:t>
      </w:r>
      <w:del w:id="119" w:author="Sebastian Arteaga" w:date="2022-10-06T14:48:00Z">
        <w:r w:rsidDel="007B5B9C">
          <w:rPr>
            <w:rFonts w:ascii="Arial" w:hAnsi="Arial"/>
            <w:sz w:val="22"/>
            <w:szCs w:val="22"/>
          </w:rPr>
          <w:delText>Meltwin</w:delText>
        </w:r>
      </w:del>
      <w:ins w:id="120" w:author="Sebastian Arteaga" w:date="2022-10-06T14:48:00Z">
        <w:r w:rsidR="007B5B9C">
          <w:rPr>
            <w:rFonts w:ascii="Arial" w:hAnsi="Arial"/>
            <w:sz w:val="22"/>
            <w:szCs w:val="22"/>
          </w:rPr>
          <w:t>MeltWin</w:t>
        </w:r>
      </w:ins>
      <w:r>
        <w:rPr>
          <w:rFonts w:ascii="Arial" w:hAnsi="Arial"/>
          <w:sz w:val="22"/>
          <w:szCs w:val="22"/>
        </w:rPr>
        <w:t xml:space="preserve">, </w:t>
      </w:r>
      <w:ins w:id="121" w:author="Sebastian Arteaga" w:date="2022-10-03T14:13:00Z">
        <w:r w:rsidR="00601647">
          <w:rPr>
            <w:rFonts w:ascii="Arial" w:hAnsi="Arial"/>
            <w:sz w:val="22"/>
            <w:szCs w:val="22"/>
          </w:rPr>
          <w:t xml:space="preserve">the </w:t>
        </w:r>
      </w:ins>
      <w:del w:id="122" w:author="Sebastian Arteaga" w:date="2022-10-03T14:13:00Z">
        <w:r w:rsidDel="00601647">
          <w:rPr>
            <w:rFonts w:ascii="Arial" w:hAnsi="Arial"/>
            <w:sz w:val="22"/>
            <w:szCs w:val="22"/>
          </w:rPr>
          <w:delText xml:space="preserve">Method 3 </w:delText>
        </w:r>
      </w:del>
      <w:ins w:id="123" w:author="Sebastian Arteaga" w:date="2022-10-03T14:13:00Z">
        <w:r w:rsidR="00601647">
          <w:rPr>
            <w:rFonts w:ascii="Arial" w:hAnsi="Arial"/>
            <w:sz w:val="22"/>
            <w:szCs w:val="22"/>
          </w:rPr>
          <w:t>g</w:t>
        </w:r>
      </w:ins>
      <w:del w:id="124" w:author="Sebastian Arteaga" w:date="2022-10-03T14:13:00Z">
        <w:r w:rsidDel="00601647">
          <w:rPr>
            <w:rFonts w:ascii="Arial" w:hAnsi="Arial"/>
            <w:sz w:val="22"/>
            <w:szCs w:val="22"/>
          </w:rPr>
          <w:delText>G</w:delText>
        </w:r>
      </w:del>
      <w:r>
        <w:rPr>
          <w:rFonts w:ascii="Arial" w:hAnsi="Arial"/>
          <w:sz w:val="22"/>
          <w:szCs w:val="22"/>
        </w:rPr>
        <w:t>lobal fitting (Figure 1B.2). Global fitting combines method 1 and method 2</w:t>
      </w:r>
      <w:del w:id="125" w:author="Sebastian Arteaga" w:date="2022-10-03T14:14:00Z">
        <w:r w:rsidDel="00601647">
          <w:rPr>
            <w:rFonts w:ascii="Arial" w:hAnsi="Arial"/>
            <w:sz w:val="22"/>
            <w:szCs w:val="22"/>
          </w:rPr>
          <w:delText>,</w:delText>
        </w:r>
      </w:del>
      <w:r>
        <w:rPr>
          <w:rFonts w:ascii="Arial" w:hAnsi="Arial"/>
          <w:sz w:val="22"/>
          <w:szCs w:val="22"/>
        </w:rPr>
        <w:t xml:space="preserve"> by directly fitting the raw absorbance melting curves, </w:t>
      </w:r>
      <w:proofErr w:type="gramStart"/>
      <w:r>
        <w:rPr>
          <w:rFonts w:ascii="Arial" w:hAnsi="Arial"/>
          <w:sz w:val="22"/>
          <w:szCs w:val="22"/>
        </w:rPr>
        <w:t>similar to</w:t>
      </w:r>
      <w:proofErr w:type="gramEnd"/>
      <w:r>
        <w:rPr>
          <w:rFonts w:ascii="Arial" w:hAnsi="Arial"/>
          <w:sz w:val="22"/>
          <w:szCs w:val="22"/>
        </w:rPr>
        <w:t xml:space="preserve"> method 1, but uses information from every sample, similar to method 2. Figure 1B shows the response generated when a user fits a data set with </w:t>
      </w:r>
      <w:proofErr w:type="spellStart"/>
      <w:r>
        <w:rPr>
          <w:rFonts w:ascii="Arial" w:hAnsi="Arial"/>
          <w:sz w:val="22"/>
          <w:szCs w:val="22"/>
        </w:rPr>
        <w:t>meltR.A</w:t>
      </w:r>
      <w:proofErr w:type="spellEnd"/>
      <w:r>
        <w:rPr>
          <w:rFonts w:ascii="Arial" w:hAnsi="Arial"/>
          <w:sz w:val="22"/>
          <w:szCs w:val="22"/>
        </w:rPr>
        <w:t>. Note, the response includes the fractional error between methods (Figure 1B.3), which is the range of each folding energy calculated for methods 1, 2, and 3, divided by the average. This metric is useful for assessing fits.</w:t>
      </w:r>
    </w:p>
    <w:p w14:paraId="06300597" w14:textId="0C90BEE5" w:rsidR="00DE39EE" w:rsidRDefault="006A3937">
      <w:pPr>
        <w:spacing w:after="288" w:line="480" w:lineRule="auto"/>
        <w:jc w:val="both"/>
        <w:rPr>
          <w:rFonts w:ascii="Arial" w:hAnsi="Arial"/>
          <w:sz w:val="22"/>
          <w:szCs w:val="22"/>
        </w:rPr>
      </w:pPr>
      <w:r>
        <w:rPr>
          <w:rFonts w:ascii="Arial" w:hAnsi="Arial"/>
          <w:sz w:val="22"/>
          <w:szCs w:val="22"/>
        </w:rPr>
        <w:t xml:space="preserve">The </w:t>
      </w:r>
      <w:proofErr w:type="spellStart"/>
      <w:r>
        <w:rPr>
          <w:rFonts w:ascii="Arial" w:hAnsi="Arial"/>
          <w:sz w:val="22"/>
          <w:szCs w:val="22"/>
        </w:rPr>
        <w:t>meltR.A</w:t>
      </w:r>
      <w:proofErr w:type="spellEnd"/>
      <w:r>
        <w:rPr>
          <w:rFonts w:ascii="Arial" w:hAnsi="Arial"/>
          <w:sz w:val="22"/>
          <w:szCs w:val="22"/>
        </w:rPr>
        <w:t xml:space="preserve"> function saves the result</w:t>
      </w:r>
      <w:ins w:id="126" w:author="Sebastian Arteaga" w:date="2022-10-04T14:38:00Z">
        <w:r w:rsidR="00D74AD5">
          <w:rPr>
            <w:rFonts w:ascii="Arial" w:hAnsi="Arial"/>
            <w:sz w:val="22"/>
            <w:szCs w:val="22"/>
          </w:rPr>
          <w:t>s</w:t>
        </w:r>
      </w:ins>
      <w:r>
        <w:rPr>
          <w:rFonts w:ascii="Arial" w:hAnsi="Arial"/>
          <w:sz w:val="22"/>
          <w:szCs w:val="22"/>
        </w:rPr>
        <w:t xml:space="preserve"> of a fit to </w:t>
      </w:r>
      <w:del w:id="127" w:author="Sebastian Arteaga" w:date="2022-10-06T14:51:00Z">
        <w:r w:rsidDel="00222D9B">
          <w:rPr>
            <w:rFonts w:ascii="Arial" w:hAnsi="Arial"/>
            <w:sz w:val="22"/>
            <w:szCs w:val="22"/>
          </w:rPr>
          <w:delText xml:space="preserve">a number of </w:delText>
        </w:r>
      </w:del>
      <w:ins w:id="128" w:author="Sebastian Arteaga" w:date="2022-10-04T14:40:00Z">
        <w:r w:rsidR="00D74AD5">
          <w:rPr>
            <w:rFonts w:ascii="Arial" w:hAnsi="Arial"/>
            <w:sz w:val="22"/>
            <w:szCs w:val="22"/>
          </w:rPr>
          <w:t>portable document format (</w:t>
        </w:r>
      </w:ins>
      <w:del w:id="129" w:author="Sebastian Arteaga" w:date="2022-10-06T14:33:00Z">
        <w:r w:rsidDel="000D0578">
          <w:rPr>
            <w:rFonts w:ascii="Arial" w:hAnsi="Arial"/>
            <w:sz w:val="22"/>
            <w:szCs w:val="22"/>
          </w:rPr>
          <w:delText>PDF</w:delText>
        </w:r>
      </w:del>
      <w:ins w:id="130" w:author="Sebastian Arteaga" w:date="2022-10-06T14:33:00Z">
        <w:r w:rsidR="000D0578">
          <w:rPr>
            <w:rFonts w:ascii="Arial" w:hAnsi="Arial"/>
            <w:sz w:val="22"/>
            <w:szCs w:val="22"/>
          </w:rPr>
          <w:t>*.p</w:t>
        </w:r>
      </w:ins>
      <w:ins w:id="131" w:author="Sebastian Arteaga" w:date="2022-10-06T14:34:00Z">
        <w:r w:rsidR="000D0578">
          <w:rPr>
            <w:rFonts w:ascii="Arial" w:hAnsi="Arial"/>
            <w:sz w:val="22"/>
            <w:szCs w:val="22"/>
          </w:rPr>
          <w:t>df</w:t>
        </w:r>
      </w:ins>
      <w:ins w:id="132" w:author="Sebastian Arteaga" w:date="2022-10-04T14:40:00Z">
        <w:r w:rsidR="00D74AD5">
          <w:rPr>
            <w:rFonts w:ascii="Arial" w:hAnsi="Arial"/>
            <w:sz w:val="22"/>
            <w:szCs w:val="22"/>
          </w:rPr>
          <w:t>)</w:t>
        </w:r>
      </w:ins>
      <w:r>
        <w:rPr>
          <w:rFonts w:ascii="Arial" w:hAnsi="Arial"/>
          <w:sz w:val="22"/>
          <w:szCs w:val="22"/>
        </w:rPr>
        <w:t xml:space="preserve"> figures and comma</w:t>
      </w:r>
      <w:ins w:id="133" w:author="Sebastian Arteaga" w:date="2022-10-06T14:51:00Z">
        <w:r w:rsidR="00222D9B">
          <w:rPr>
            <w:rFonts w:ascii="Arial" w:hAnsi="Arial"/>
            <w:sz w:val="22"/>
            <w:szCs w:val="22"/>
          </w:rPr>
          <w:t>-</w:t>
        </w:r>
      </w:ins>
      <w:del w:id="134" w:author="Sebastian Arteaga" w:date="2022-10-06T14:51:00Z">
        <w:r w:rsidDel="00222D9B">
          <w:rPr>
            <w:rFonts w:ascii="Arial" w:hAnsi="Arial"/>
            <w:sz w:val="22"/>
            <w:szCs w:val="22"/>
          </w:rPr>
          <w:delText xml:space="preserve"> </w:delText>
        </w:r>
      </w:del>
      <w:r>
        <w:rPr>
          <w:rFonts w:ascii="Arial" w:hAnsi="Arial"/>
          <w:sz w:val="22"/>
          <w:szCs w:val="22"/>
        </w:rPr>
        <w:t>separated value (</w:t>
      </w:r>
      <w:del w:id="135" w:author="Sebastian Arteaga" w:date="2022-10-06T14:33:00Z">
        <w:r w:rsidDel="000D0578">
          <w:rPr>
            <w:rFonts w:ascii="Arial" w:hAnsi="Arial"/>
            <w:sz w:val="22"/>
            <w:szCs w:val="22"/>
          </w:rPr>
          <w:delText>CSV</w:delText>
        </w:r>
      </w:del>
      <w:ins w:id="136" w:author="Sebastian Arteaga" w:date="2022-10-06T14:33:00Z">
        <w:r w:rsidR="000D0578">
          <w:rPr>
            <w:rFonts w:ascii="Arial" w:hAnsi="Arial"/>
            <w:sz w:val="22"/>
            <w:szCs w:val="22"/>
          </w:rPr>
          <w:t>*.csv</w:t>
        </w:r>
      </w:ins>
      <w:r>
        <w:rPr>
          <w:rFonts w:ascii="Arial" w:hAnsi="Arial"/>
          <w:sz w:val="22"/>
          <w:szCs w:val="22"/>
        </w:rPr>
        <w:t xml:space="preserve">) spreadsheets, to help the user assess and present results (SI Figure 1). The </w:t>
      </w:r>
      <w:ins w:id="137" w:author="Sebastian Arteaga" w:date="2022-10-04T14:39:00Z">
        <w:r w:rsidR="00D74AD5">
          <w:rPr>
            <w:rFonts w:ascii="Arial" w:hAnsi="Arial"/>
            <w:sz w:val="22"/>
            <w:szCs w:val="22"/>
          </w:rPr>
          <w:t>*.csv</w:t>
        </w:r>
      </w:ins>
      <w:del w:id="138" w:author="Sebastian Arteaga" w:date="2022-10-04T14:39:00Z">
        <w:r w:rsidDel="00D74AD5">
          <w:rPr>
            <w:rFonts w:ascii="Arial" w:hAnsi="Arial"/>
            <w:sz w:val="22"/>
            <w:szCs w:val="22"/>
          </w:rPr>
          <w:delText>CSV</w:delText>
        </w:r>
      </w:del>
      <w:r>
        <w:rPr>
          <w:rFonts w:ascii="Arial" w:hAnsi="Arial"/>
          <w:sz w:val="22"/>
          <w:szCs w:val="22"/>
        </w:rPr>
        <w:t xml:space="preserve"> spreadsheets can be opened with Excel or passed </w:t>
      </w:r>
      <w:del w:id="139" w:author="Sebastian Arteaga" w:date="2022-10-04T14:39:00Z">
        <w:r w:rsidDel="00D74AD5">
          <w:rPr>
            <w:rFonts w:ascii="Arial" w:hAnsi="Arial"/>
            <w:sz w:val="22"/>
            <w:szCs w:val="22"/>
          </w:rPr>
          <w:delText xml:space="preserve">to </w:delText>
        </w:r>
      </w:del>
      <w:ins w:id="140" w:author="Sebastian Arteaga" w:date="2022-10-04T14:39:00Z">
        <w:r w:rsidR="00D74AD5">
          <w:rPr>
            <w:rFonts w:ascii="Arial" w:hAnsi="Arial"/>
            <w:sz w:val="22"/>
            <w:szCs w:val="22"/>
          </w:rPr>
          <w:t xml:space="preserve">through </w:t>
        </w:r>
      </w:ins>
      <w:r>
        <w:rPr>
          <w:rFonts w:ascii="Arial" w:hAnsi="Arial"/>
          <w:sz w:val="22"/>
          <w:szCs w:val="22"/>
        </w:rPr>
        <w:t xml:space="preserve">other data analysis programs. The first two files are </w:t>
      </w:r>
      <w:del w:id="141" w:author="Sebastian Arteaga" w:date="2022-10-04T14:42:00Z">
        <w:r w:rsidDel="00D74AD5">
          <w:rPr>
            <w:rFonts w:ascii="Arial" w:hAnsi="Arial"/>
            <w:sz w:val="22"/>
            <w:szCs w:val="22"/>
          </w:rPr>
          <w:delText xml:space="preserve">PDF </w:delText>
        </w:r>
      </w:del>
      <w:ins w:id="142" w:author="Sebastian Arteaga" w:date="2022-10-04T14:42:00Z">
        <w:r w:rsidR="00D74AD5">
          <w:rPr>
            <w:rFonts w:ascii="Arial" w:hAnsi="Arial"/>
            <w:sz w:val="22"/>
            <w:szCs w:val="22"/>
          </w:rPr>
          <w:t xml:space="preserve">*.pdf </w:t>
        </w:r>
      </w:ins>
      <w:r>
        <w:rPr>
          <w:rFonts w:ascii="Arial" w:hAnsi="Arial"/>
          <w:sz w:val="22"/>
          <w:szCs w:val="22"/>
        </w:rPr>
        <w:t xml:space="preserve">depictions of the quality of the fits </w:t>
      </w:r>
      <w:del w:id="143" w:author="Sebastian Arteaga" w:date="2022-10-04T14:40:00Z">
        <w:r w:rsidDel="00D74AD5">
          <w:rPr>
            <w:rFonts w:ascii="Arial" w:hAnsi="Arial"/>
            <w:sz w:val="22"/>
            <w:szCs w:val="22"/>
          </w:rPr>
          <w:delText xml:space="preserve">for </w:delText>
        </w:r>
      </w:del>
      <w:ins w:id="144" w:author="Sebastian Arteaga" w:date="2022-10-04T14:40:00Z">
        <w:r w:rsidR="00D74AD5">
          <w:rPr>
            <w:rFonts w:ascii="Arial" w:hAnsi="Arial"/>
            <w:sz w:val="22"/>
            <w:szCs w:val="22"/>
          </w:rPr>
          <w:t xml:space="preserve">from </w:t>
        </w:r>
      </w:ins>
      <w:r>
        <w:rPr>
          <w:rFonts w:ascii="Arial" w:hAnsi="Arial"/>
          <w:sz w:val="22"/>
          <w:szCs w:val="22"/>
        </w:rPr>
        <w:t>method 1</w:t>
      </w:r>
      <w:ins w:id="145" w:author="Sebastian Arteaga" w:date="2022-10-04T14:42:00Z">
        <w:r w:rsidR="00D74AD5">
          <w:rPr>
            <w:rFonts w:ascii="Arial" w:hAnsi="Arial"/>
            <w:sz w:val="22"/>
            <w:szCs w:val="22"/>
          </w:rPr>
          <w:t>.</w:t>
        </w:r>
      </w:ins>
      <w:del w:id="146" w:author="Sebastian Arteaga" w:date="2022-10-04T14:41:00Z">
        <w:r w:rsidDel="00D74AD5">
          <w:rPr>
            <w:rFonts w:ascii="Arial" w:hAnsi="Arial"/>
            <w:sz w:val="22"/>
            <w:szCs w:val="22"/>
          </w:rPr>
          <w:delText>,</w:delText>
        </w:r>
      </w:del>
      <w:r>
        <w:rPr>
          <w:rFonts w:ascii="Arial" w:hAnsi="Arial"/>
          <w:sz w:val="22"/>
          <w:szCs w:val="22"/>
        </w:rPr>
        <w:t xml:space="preserve"> </w:t>
      </w:r>
      <w:del w:id="147" w:author="Sebastian Arteaga" w:date="2022-10-04T14:42:00Z">
        <w:r w:rsidDel="00D74AD5">
          <w:rPr>
            <w:rFonts w:ascii="Arial" w:hAnsi="Arial"/>
            <w:sz w:val="22"/>
            <w:szCs w:val="22"/>
          </w:rPr>
          <w:delText xml:space="preserve">where </w:delText>
        </w:r>
      </w:del>
      <w:ins w:id="148" w:author="Sebastian Arteaga" w:date="2022-10-04T14:42:00Z">
        <w:r w:rsidR="00D74AD5">
          <w:rPr>
            <w:rFonts w:ascii="Arial" w:hAnsi="Arial"/>
            <w:sz w:val="22"/>
            <w:szCs w:val="22"/>
          </w:rPr>
          <w:t>A</w:t>
        </w:r>
      </w:ins>
      <w:del w:id="149" w:author="Sebastian Arteaga" w:date="2022-10-04T14:42:00Z">
        <w:r w:rsidDel="00D74AD5">
          <w:rPr>
            <w:rFonts w:ascii="Arial" w:hAnsi="Arial"/>
            <w:sz w:val="22"/>
            <w:szCs w:val="22"/>
          </w:rPr>
          <w:delText>a</w:delText>
        </w:r>
      </w:del>
      <w:r>
        <w:rPr>
          <w:rFonts w:ascii="Arial" w:hAnsi="Arial"/>
          <w:sz w:val="22"/>
          <w:szCs w:val="22"/>
        </w:rPr>
        <w:t xml:space="preserve"> good fit shows agreement between the data and the fits, depicted as black circles and red lines, respectively (SI Figure 1A-B). The third file is a </w:t>
      </w:r>
      <w:del w:id="150" w:author="Sebastian Arteaga" w:date="2022-10-04T14:42:00Z">
        <w:r w:rsidDel="00D74AD5">
          <w:rPr>
            <w:rFonts w:ascii="Arial" w:hAnsi="Arial"/>
            <w:sz w:val="22"/>
            <w:szCs w:val="22"/>
          </w:rPr>
          <w:delText xml:space="preserve">CSV </w:delText>
        </w:r>
      </w:del>
      <w:ins w:id="151" w:author="Sebastian Arteaga" w:date="2022-10-04T14:42:00Z">
        <w:r w:rsidR="00D74AD5">
          <w:rPr>
            <w:rFonts w:ascii="Arial" w:hAnsi="Arial"/>
            <w:sz w:val="22"/>
            <w:szCs w:val="22"/>
          </w:rPr>
          <w:t xml:space="preserve">*.csv spreadsheet </w:t>
        </w:r>
      </w:ins>
      <w:r>
        <w:rPr>
          <w:rFonts w:ascii="Arial" w:hAnsi="Arial"/>
          <w:sz w:val="22"/>
          <w:szCs w:val="22"/>
        </w:rPr>
        <w:t xml:space="preserve">containing the results for the individual fits in </w:t>
      </w:r>
      <w:ins w:id="152" w:author="Sebastian Arteaga" w:date="2022-10-04T14:42:00Z">
        <w:r w:rsidR="00D74AD5">
          <w:rPr>
            <w:rFonts w:ascii="Arial" w:hAnsi="Arial"/>
            <w:sz w:val="22"/>
            <w:szCs w:val="22"/>
          </w:rPr>
          <w:t>m</w:t>
        </w:r>
      </w:ins>
      <w:del w:id="153" w:author="Sebastian Arteaga" w:date="2022-10-04T14:42:00Z">
        <w:r w:rsidDel="00D74AD5">
          <w:rPr>
            <w:rFonts w:ascii="Arial" w:hAnsi="Arial"/>
            <w:sz w:val="22"/>
            <w:szCs w:val="22"/>
          </w:rPr>
          <w:delText>M</w:delText>
        </w:r>
      </w:del>
      <w:r>
        <w:rPr>
          <w:rFonts w:ascii="Arial" w:hAnsi="Arial"/>
          <w:sz w:val="22"/>
          <w:szCs w:val="22"/>
        </w:rPr>
        <w:t xml:space="preserve">ethod 1 (SI Figure 1C). The fourth file is a </w:t>
      </w:r>
      <w:del w:id="154" w:author="Sebastian Arteaga" w:date="2022-10-04T14:43:00Z">
        <w:r w:rsidDel="00D74AD5">
          <w:rPr>
            <w:rFonts w:ascii="Arial" w:hAnsi="Arial"/>
            <w:sz w:val="22"/>
            <w:szCs w:val="22"/>
          </w:rPr>
          <w:delText xml:space="preserve">PDF </w:delText>
        </w:r>
      </w:del>
      <w:ins w:id="155" w:author="Sebastian Arteaga" w:date="2022-10-04T14:43:00Z">
        <w:r w:rsidR="00D74AD5">
          <w:rPr>
            <w:rFonts w:ascii="Arial" w:hAnsi="Arial"/>
            <w:sz w:val="22"/>
            <w:szCs w:val="22"/>
          </w:rPr>
          <w:t xml:space="preserve">*.pdf </w:t>
        </w:r>
      </w:ins>
      <w:r>
        <w:rPr>
          <w:rFonts w:ascii="Arial" w:hAnsi="Arial"/>
          <w:sz w:val="22"/>
          <w:szCs w:val="22"/>
        </w:rPr>
        <w:t>depiction of the data and fit for method 2, where a good fit exhibits a linear relationship between 1/</w:t>
      </w:r>
      <w:r w:rsidRPr="00D74AD5">
        <w:rPr>
          <w:rFonts w:ascii="Arial" w:hAnsi="Arial"/>
          <w:i/>
          <w:iCs/>
          <w:sz w:val="22"/>
          <w:szCs w:val="22"/>
          <w:rPrChange w:id="156" w:author="Sebastian Arteaga" w:date="2022-10-04T14:43:00Z">
            <w:rPr>
              <w:rFonts w:ascii="Arial" w:hAnsi="Arial"/>
              <w:sz w:val="22"/>
              <w:szCs w:val="22"/>
            </w:rPr>
          </w:rPrChange>
        </w:rPr>
        <w:t>T</w:t>
      </w:r>
      <w:r>
        <w:rPr>
          <w:rFonts w:ascii="Arial" w:hAnsi="Arial"/>
          <w:sz w:val="22"/>
          <w:szCs w:val="22"/>
          <w:vertAlign w:val="subscript"/>
        </w:rPr>
        <w:t>m</w:t>
      </w:r>
      <w:r>
        <w:rPr>
          <w:rFonts w:ascii="Arial" w:hAnsi="Arial"/>
          <w:sz w:val="22"/>
          <w:szCs w:val="22"/>
        </w:rPr>
        <w:t xml:space="preserve"> and ln</w:t>
      </w:r>
      <w:ins w:id="157" w:author="Sebastian Arteaga" w:date="2022-10-04T14:43:00Z">
        <w:r w:rsidR="00D74AD5">
          <w:rPr>
            <w:rFonts w:ascii="Arial" w:hAnsi="Arial"/>
            <w:sz w:val="22"/>
            <w:szCs w:val="22"/>
          </w:rPr>
          <w:t xml:space="preserve"> (</w:t>
        </w:r>
      </w:ins>
      <w:r w:rsidRPr="00D74AD5">
        <w:rPr>
          <w:rFonts w:ascii="Arial" w:hAnsi="Arial"/>
          <w:i/>
          <w:iCs/>
          <w:sz w:val="22"/>
          <w:szCs w:val="22"/>
          <w:rPrChange w:id="158" w:author="Sebastian Arteaga" w:date="2022-10-04T14:43:00Z">
            <w:rPr>
              <w:rFonts w:ascii="Arial" w:hAnsi="Arial"/>
              <w:sz w:val="22"/>
              <w:szCs w:val="22"/>
            </w:rPr>
          </w:rPrChange>
        </w:rPr>
        <w:t>C</w:t>
      </w:r>
      <w:r>
        <w:rPr>
          <w:rFonts w:ascii="Arial" w:hAnsi="Arial"/>
          <w:sz w:val="22"/>
          <w:szCs w:val="22"/>
          <w:vertAlign w:val="subscript"/>
        </w:rPr>
        <w:t>t</w:t>
      </w:r>
      <w:del w:id="159" w:author="Sebastian Arteaga" w:date="2022-10-04T14:43:00Z">
        <w:r w:rsidDel="00D74AD5">
          <w:rPr>
            <w:rFonts w:ascii="Arial" w:hAnsi="Arial"/>
            <w:sz w:val="22"/>
            <w:szCs w:val="22"/>
          </w:rPr>
          <w:delText xml:space="preserve"> </w:delText>
        </w:r>
      </w:del>
      <w:ins w:id="160" w:author="Sebastian Arteaga" w:date="2022-10-04T14:43:00Z">
        <w:r w:rsidR="00D74AD5">
          <w:rPr>
            <w:rFonts w:ascii="Arial" w:hAnsi="Arial"/>
            <w:sz w:val="22"/>
            <w:szCs w:val="22"/>
          </w:rPr>
          <w:t xml:space="preserve">) </w:t>
        </w:r>
      </w:ins>
      <w:r>
        <w:rPr>
          <w:rFonts w:ascii="Arial" w:hAnsi="Arial"/>
          <w:sz w:val="22"/>
          <w:szCs w:val="22"/>
        </w:rPr>
        <w:t xml:space="preserve">(SI Figure 1D). The </w:t>
      </w:r>
      <w:commentRangeStart w:id="161"/>
      <w:r>
        <w:rPr>
          <w:rFonts w:ascii="Arial" w:hAnsi="Arial"/>
          <w:sz w:val="22"/>
          <w:szCs w:val="22"/>
        </w:rPr>
        <w:t xml:space="preserve">fourth and fifth files </w:t>
      </w:r>
      <w:commentRangeEnd w:id="161"/>
      <w:r w:rsidR="00C60E08">
        <w:rPr>
          <w:rStyle w:val="CommentReference"/>
          <w:rFonts w:cs="Mangal"/>
        </w:rPr>
        <w:commentReference w:id="161"/>
      </w:r>
      <w:r>
        <w:rPr>
          <w:rFonts w:ascii="Arial" w:hAnsi="Arial"/>
          <w:sz w:val="22"/>
          <w:szCs w:val="22"/>
        </w:rPr>
        <w:t>are</w:t>
      </w:r>
      <w:ins w:id="162" w:author="Sebastian Arteaga" w:date="2022-10-04T14:45:00Z">
        <w:r w:rsidR="00C60E08">
          <w:rPr>
            <w:rFonts w:ascii="Arial" w:hAnsi="Arial"/>
            <w:sz w:val="22"/>
            <w:szCs w:val="22"/>
          </w:rPr>
          <w:t xml:space="preserve"> both</w:t>
        </w:r>
      </w:ins>
      <w:r>
        <w:rPr>
          <w:rFonts w:ascii="Arial" w:hAnsi="Arial"/>
          <w:sz w:val="22"/>
          <w:szCs w:val="22"/>
        </w:rPr>
        <w:t xml:space="preserve"> </w:t>
      </w:r>
      <w:del w:id="163" w:author="Sebastian Arteaga" w:date="2022-10-04T14:44:00Z">
        <w:r w:rsidDel="00D74AD5">
          <w:rPr>
            <w:rFonts w:ascii="Arial" w:hAnsi="Arial"/>
            <w:sz w:val="22"/>
            <w:szCs w:val="22"/>
          </w:rPr>
          <w:delText xml:space="preserve">PDF </w:delText>
        </w:r>
      </w:del>
      <w:ins w:id="164" w:author="Sebastian Arteaga" w:date="2022-10-04T14:44:00Z">
        <w:r w:rsidR="00D74AD5">
          <w:rPr>
            <w:rFonts w:ascii="Arial" w:hAnsi="Arial"/>
            <w:sz w:val="22"/>
            <w:szCs w:val="22"/>
          </w:rPr>
          <w:t xml:space="preserve">*.pdf </w:t>
        </w:r>
      </w:ins>
      <w:r>
        <w:rPr>
          <w:rFonts w:ascii="Arial" w:hAnsi="Arial"/>
          <w:sz w:val="22"/>
          <w:szCs w:val="22"/>
        </w:rPr>
        <w:t xml:space="preserve">depictions of the quality </w:t>
      </w:r>
      <w:r>
        <w:rPr>
          <w:rFonts w:ascii="Arial" w:hAnsi="Arial"/>
          <w:sz w:val="22"/>
          <w:szCs w:val="22"/>
        </w:rPr>
        <w:lastRenderedPageBreak/>
        <w:t>of the fits for method 3</w:t>
      </w:r>
      <w:ins w:id="165" w:author="Sebastian Arteaga" w:date="2022-10-04T14:44:00Z">
        <w:r w:rsidR="00D74AD5">
          <w:rPr>
            <w:rFonts w:ascii="Arial" w:hAnsi="Arial"/>
            <w:sz w:val="22"/>
            <w:szCs w:val="22"/>
          </w:rPr>
          <w:t>.</w:t>
        </w:r>
      </w:ins>
      <w:del w:id="166" w:author="Sebastian Arteaga" w:date="2022-10-04T14:44:00Z">
        <w:r w:rsidDel="00D74AD5">
          <w:rPr>
            <w:rFonts w:ascii="Arial" w:hAnsi="Arial"/>
            <w:sz w:val="22"/>
            <w:szCs w:val="22"/>
          </w:rPr>
          <w:delText>,</w:delText>
        </w:r>
      </w:del>
      <w:r>
        <w:rPr>
          <w:rFonts w:ascii="Arial" w:hAnsi="Arial"/>
          <w:sz w:val="22"/>
          <w:szCs w:val="22"/>
        </w:rPr>
        <w:t xml:space="preserve"> </w:t>
      </w:r>
      <w:del w:id="167" w:author="Sebastian Arteaga" w:date="2022-10-04T14:44:00Z">
        <w:r w:rsidDel="00D74AD5">
          <w:rPr>
            <w:rFonts w:ascii="Arial" w:hAnsi="Arial"/>
            <w:sz w:val="22"/>
            <w:szCs w:val="22"/>
          </w:rPr>
          <w:delText xml:space="preserve">where </w:delText>
        </w:r>
      </w:del>
      <w:ins w:id="168" w:author="Sebastian Arteaga" w:date="2022-10-04T14:44:00Z">
        <w:r w:rsidR="00D74AD5">
          <w:rPr>
            <w:rFonts w:ascii="Arial" w:hAnsi="Arial"/>
            <w:sz w:val="22"/>
            <w:szCs w:val="22"/>
          </w:rPr>
          <w:t>A</w:t>
        </w:r>
      </w:ins>
      <w:del w:id="169" w:author="Sebastian Arteaga" w:date="2022-10-04T14:44:00Z">
        <w:r w:rsidDel="00D74AD5">
          <w:rPr>
            <w:rFonts w:ascii="Arial" w:hAnsi="Arial"/>
            <w:sz w:val="22"/>
            <w:szCs w:val="22"/>
          </w:rPr>
          <w:delText>a</w:delText>
        </w:r>
      </w:del>
      <w:r>
        <w:rPr>
          <w:rFonts w:ascii="Arial" w:hAnsi="Arial"/>
          <w:sz w:val="22"/>
          <w:szCs w:val="22"/>
        </w:rPr>
        <w:t xml:space="preserve"> good global fit shows agreement between the data and the fits, depicted as black circles and red lines, respectively (SI Figure 1E-F). The last file is a </w:t>
      </w:r>
      <w:del w:id="170" w:author="Sebastian Arteaga" w:date="2022-10-04T14:44:00Z">
        <w:r w:rsidDel="00D74AD5">
          <w:rPr>
            <w:rFonts w:ascii="Arial" w:hAnsi="Arial"/>
            <w:sz w:val="22"/>
            <w:szCs w:val="22"/>
          </w:rPr>
          <w:delText xml:space="preserve">CSV </w:delText>
        </w:r>
      </w:del>
      <w:ins w:id="171" w:author="Sebastian Arteaga" w:date="2022-10-04T14:44:00Z">
        <w:r w:rsidR="00D74AD5">
          <w:rPr>
            <w:rFonts w:ascii="Arial" w:hAnsi="Arial"/>
            <w:sz w:val="22"/>
            <w:szCs w:val="22"/>
          </w:rPr>
          <w:t xml:space="preserve">*.csv </w:t>
        </w:r>
      </w:ins>
      <w:ins w:id="172" w:author="Sebastian Arteaga" w:date="2022-10-04T14:45:00Z">
        <w:r w:rsidR="00D74AD5">
          <w:rPr>
            <w:rFonts w:ascii="Arial" w:hAnsi="Arial"/>
            <w:sz w:val="22"/>
            <w:szCs w:val="22"/>
          </w:rPr>
          <w:t xml:space="preserve">spreadsheet </w:t>
        </w:r>
      </w:ins>
      <w:r>
        <w:rPr>
          <w:rFonts w:ascii="Arial" w:hAnsi="Arial"/>
          <w:sz w:val="22"/>
          <w:szCs w:val="22"/>
        </w:rPr>
        <w:t>summarizing the folding energies calculated using all three methods (SI Figure 1G).</w:t>
      </w:r>
    </w:p>
    <w:p w14:paraId="7B533643" w14:textId="79EE211D" w:rsidR="00DE39EE" w:rsidRDefault="006A3937">
      <w:pPr>
        <w:spacing w:after="288" w:line="480" w:lineRule="auto"/>
        <w:jc w:val="both"/>
        <w:rPr>
          <w:rFonts w:ascii="Arial" w:hAnsi="Arial"/>
          <w:color w:val="00CED1"/>
          <w:sz w:val="22"/>
          <w:szCs w:val="22"/>
        </w:rPr>
      </w:pPr>
      <w:del w:id="173" w:author="Sebastian Arteaga" w:date="2022-10-04T14:46:00Z">
        <w:r w:rsidDel="00C60E08">
          <w:rPr>
            <w:rFonts w:ascii="Arial" w:hAnsi="Arial"/>
            <w:sz w:val="22"/>
            <w:szCs w:val="22"/>
          </w:rPr>
          <w:delText>A number of</w:delText>
        </w:r>
      </w:del>
      <w:ins w:id="174" w:author="Sebastian Arteaga" w:date="2022-10-04T14:46:00Z">
        <w:r w:rsidR="00C60E08">
          <w:rPr>
            <w:rFonts w:ascii="Arial" w:hAnsi="Arial"/>
            <w:sz w:val="22"/>
            <w:szCs w:val="22"/>
          </w:rPr>
          <w:t>Several</w:t>
        </w:r>
      </w:ins>
      <w:r>
        <w:rPr>
          <w:rFonts w:ascii="Arial" w:hAnsi="Arial"/>
          <w:sz w:val="22"/>
          <w:szCs w:val="22"/>
        </w:rPr>
        <w:t xml:space="preserve"> other features of </w:t>
      </w:r>
      <w:proofErr w:type="spellStart"/>
      <w:r>
        <w:rPr>
          <w:rFonts w:ascii="Arial" w:hAnsi="Arial"/>
          <w:sz w:val="22"/>
          <w:szCs w:val="22"/>
        </w:rPr>
        <w:t>meltR.A</w:t>
      </w:r>
      <w:proofErr w:type="spellEnd"/>
      <w:r>
        <w:rPr>
          <w:rFonts w:ascii="Arial" w:hAnsi="Arial"/>
          <w:sz w:val="22"/>
          <w:szCs w:val="22"/>
        </w:rPr>
        <w:t xml:space="preserve"> are described in the help file (SI file 2). Notably, </w:t>
      </w:r>
      <w:proofErr w:type="spellStart"/>
      <w:r>
        <w:rPr>
          <w:rFonts w:ascii="Arial" w:hAnsi="Arial"/>
          <w:sz w:val="22"/>
          <w:szCs w:val="22"/>
        </w:rPr>
        <w:t>meltR.A</w:t>
      </w:r>
      <w:proofErr w:type="spellEnd"/>
      <w:r>
        <w:rPr>
          <w:rFonts w:ascii="Arial" w:hAnsi="Arial"/>
          <w:sz w:val="22"/>
          <w:szCs w:val="22"/>
        </w:rPr>
        <w:t xml:space="preserve"> settings can be changed to use an alternative method to calculate the </w:t>
      </w:r>
      <w:r w:rsidRPr="00C60E08">
        <w:rPr>
          <w:rFonts w:ascii="Arial" w:hAnsi="Arial"/>
          <w:i/>
          <w:iCs/>
          <w:sz w:val="22"/>
          <w:szCs w:val="22"/>
          <w:rPrChange w:id="175" w:author="Sebastian Arteaga" w:date="2022-10-04T14:47:00Z">
            <w:rPr>
              <w:rFonts w:ascii="Arial" w:hAnsi="Arial"/>
              <w:sz w:val="22"/>
              <w:szCs w:val="22"/>
            </w:rPr>
          </w:rPrChange>
        </w:rPr>
        <w:t>T</w:t>
      </w:r>
      <w:r>
        <w:rPr>
          <w:rFonts w:ascii="Arial" w:hAnsi="Arial"/>
          <w:sz w:val="22"/>
          <w:szCs w:val="22"/>
          <w:vertAlign w:val="subscript"/>
        </w:rPr>
        <w:t>m</w:t>
      </w:r>
      <w:r>
        <w:rPr>
          <w:rFonts w:ascii="Arial" w:hAnsi="Arial"/>
          <w:sz w:val="22"/>
          <w:szCs w:val="22"/>
        </w:rPr>
        <w:t xml:space="preserve"> for each sample, calculate extinction coefficients at different wavelengths and </w:t>
      </w:r>
      <w:proofErr w:type="spellStart"/>
      <w:r>
        <w:rPr>
          <w:rFonts w:ascii="Arial" w:hAnsi="Arial"/>
          <w:sz w:val="22"/>
          <w:szCs w:val="22"/>
        </w:rPr>
        <w:t>pHs</w:t>
      </w:r>
      <w:proofErr w:type="spellEnd"/>
      <w:r>
        <w:rPr>
          <w:rFonts w:ascii="Arial" w:hAnsi="Arial"/>
          <w:sz w:val="22"/>
          <w:szCs w:val="22"/>
        </w:rPr>
        <w:t>, and</w:t>
      </w:r>
      <w:del w:id="176" w:author="Sebastian Arteaga" w:date="2022-10-06T14:52:00Z">
        <w:r w:rsidDel="00222D9B">
          <w:rPr>
            <w:rFonts w:ascii="Arial" w:hAnsi="Arial"/>
            <w:sz w:val="22"/>
            <w:szCs w:val="22"/>
          </w:rPr>
          <w:delText xml:space="preserve"> to</w:delText>
        </w:r>
      </w:del>
      <w:r>
        <w:rPr>
          <w:rFonts w:ascii="Arial" w:hAnsi="Arial"/>
          <w:sz w:val="22"/>
          <w:szCs w:val="22"/>
        </w:rPr>
        <w:t xml:space="preserve"> turn off methods 2 and 3. Turning off methods 2 and 3 is useful for experiments that compare absorbance melting curves between </w:t>
      </w:r>
      <w:commentRangeStart w:id="177"/>
      <w:r>
        <w:rPr>
          <w:rFonts w:ascii="Arial" w:hAnsi="Arial"/>
          <w:sz w:val="22"/>
          <w:szCs w:val="22"/>
        </w:rPr>
        <w:t>conditions</w:t>
      </w:r>
      <w:commentRangeEnd w:id="177"/>
      <w:r w:rsidR="00C60E08">
        <w:rPr>
          <w:rStyle w:val="CommentReference"/>
          <w:rFonts w:cs="Mangal"/>
        </w:rPr>
        <w:commentReference w:id="177"/>
      </w:r>
      <w:r>
        <w:rPr>
          <w:rFonts w:ascii="Arial" w:hAnsi="Arial"/>
          <w:sz w:val="22"/>
          <w:szCs w:val="22"/>
        </w:rPr>
        <w:t xml:space="preserve">. Likewise, </w:t>
      </w:r>
      <w:proofErr w:type="spellStart"/>
      <w:r>
        <w:rPr>
          <w:rFonts w:ascii="Arial" w:hAnsi="Arial"/>
          <w:sz w:val="22"/>
          <w:szCs w:val="22"/>
        </w:rPr>
        <w:t>meltR.A</w:t>
      </w:r>
      <w:proofErr w:type="spellEnd"/>
      <w:r>
        <w:rPr>
          <w:rFonts w:ascii="Arial" w:hAnsi="Arial"/>
          <w:sz w:val="22"/>
          <w:szCs w:val="22"/>
        </w:rPr>
        <w:t xml:space="preserve"> generates an extensive fit object in R, consisting of a </w:t>
      </w:r>
      <w:r>
        <w:rPr>
          <w:rFonts w:ascii="Arial" w:hAnsi="Arial"/>
          <w:sz w:val="22"/>
          <w:szCs w:val="22"/>
          <w:u w:val="single"/>
        </w:rPr>
        <w:t>list</w:t>
      </w:r>
      <w:r>
        <w:rPr>
          <w:rFonts w:ascii="Arial" w:hAnsi="Arial"/>
          <w:sz w:val="22"/>
          <w:szCs w:val="22"/>
        </w:rPr>
        <w:t xml:space="preserve"> of data and statistics. The </w:t>
      </w:r>
      <w:proofErr w:type="spellStart"/>
      <w:r>
        <w:rPr>
          <w:rFonts w:ascii="Arial" w:hAnsi="Arial"/>
          <w:sz w:val="22"/>
          <w:szCs w:val="22"/>
        </w:rPr>
        <w:t>meltR.A</w:t>
      </w:r>
      <w:proofErr w:type="spellEnd"/>
      <w:r>
        <w:rPr>
          <w:rFonts w:ascii="Arial" w:hAnsi="Arial"/>
          <w:sz w:val="22"/>
          <w:szCs w:val="22"/>
        </w:rPr>
        <w:t xml:space="preserve"> fit object is included for advanced analysis of the data, including regression statistics, residuals, and useful transformations of the data such as first and second derivatives. This fit object includes more information than was provided by </w:t>
      </w:r>
      <w:r w:rsidRPr="004137E3">
        <w:rPr>
          <w:rFonts w:ascii="Arial" w:hAnsi="Arial"/>
          <w:sz w:val="22"/>
          <w:szCs w:val="22"/>
        </w:rPr>
        <w:t>Melt</w:t>
      </w:r>
      <w:ins w:id="178" w:author="Sebastian Arteaga" w:date="2022-10-04T14:48:00Z">
        <w:r w:rsidR="00C60E08" w:rsidRPr="004137E3">
          <w:rPr>
            <w:rFonts w:ascii="Arial" w:hAnsi="Arial"/>
            <w:sz w:val="22"/>
            <w:szCs w:val="22"/>
          </w:rPr>
          <w:t>W</w:t>
        </w:r>
      </w:ins>
      <w:del w:id="179" w:author="Sebastian Arteaga" w:date="2022-10-04T14:48:00Z">
        <w:r w:rsidRPr="004137E3" w:rsidDel="00C60E08">
          <w:rPr>
            <w:rFonts w:ascii="Arial" w:hAnsi="Arial"/>
            <w:sz w:val="22"/>
            <w:szCs w:val="22"/>
          </w:rPr>
          <w:delText>w</w:delText>
        </w:r>
      </w:del>
      <w:r w:rsidRPr="004137E3">
        <w:rPr>
          <w:rFonts w:ascii="Arial" w:hAnsi="Arial"/>
          <w:sz w:val="22"/>
          <w:szCs w:val="22"/>
        </w:rPr>
        <w:t>in</w:t>
      </w:r>
      <w:r>
        <w:rPr>
          <w:rFonts w:ascii="Arial" w:hAnsi="Arial"/>
          <w:sz w:val="22"/>
          <w:szCs w:val="22"/>
        </w:rPr>
        <w:t xml:space="preserve">. Elements of the </w:t>
      </w:r>
      <w:proofErr w:type="spellStart"/>
      <w:r>
        <w:rPr>
          <w:rFonts w:ascii="Arial" w:hAnsi="Arial"/>
          <w:sz w:val="22"/>
          <w:szCs w:val="22"/>
        </w:rPr>
        <w:t>meltR.A</w:t>
      </w:r>
      <w:proofErr w:type="spellEnd"/>
      <w:r>
        <w:rPr>
          <w:rFonts w:ascii="Arial" w:hAnsi="Arial"/>
          <w:sz w:val="22"/>
          <w:szCs w:val="22"/>
        </w:rPr>
        <w:t xml:space="preserve"> fit object can be written to text files for analysis in other </w:t>
      </w:r>
      <w:proofErr w:type="gramStart"/>
      <w:r>
        <w:rPr>
          <w:rFonts w:ascii="Arial" w:hAnsi="Arial"/>
          <w:sz w:val="22"/>
          <w:szCs w:val="22"/>
        </w:rPr>
        <w:t>programs, or</w:t>
      </w:r>
      <w:proofErr w:type="gramEnd"/>
      <w:r>
        <w:rPr>
          <w:rFonts w:ascii="Arial" w:hAnsi="Arial"/>
          <w:sz w:val="22"/>
          <w:szCs w:val="22"/>
        </w:rPr>
        <w:t xml:space="preserve"> passed to other R based analys</w:t>
      </w:r>
      <w:ins w:id="180" w:author="Sebastian Arteaga" w:date="2022-10-04T14:49:00Z">
        <w:r w:rsidR="00C60E08">
          <w:rPr>
            <w:rFonts w:ascii="Arial" w:hAnsi="Arial"/>
            <w:sz w:val="22"/>
            <w:szCs w:val="22"/>
          </w:rPr>
          <w:t>es</w:t>
        </w:r>
      </w:ins>
      <w:del w:id="181" w:author="Sebastian Arteaga" w:date="2022-10-04T14:49:00Z">
        <w:r w:rsidDel="00C60E08">
          <w:rPr>
            <w:rFonts w:ascii="Arial" w:hAnsi="Arial"/>
            <w:sz w:val="22"/>
            <w:szCs w:val="22"/>
          </w:rPr>
          <w:delText>is</w:delText>
        </w:r>
      </w:del>
      <w:r>
        <w:rPr>
          <w:rFonts w:ascii="Arial" w:hAnsi="Arial"/>
          <w:sz w:val="22"/>
          <w:szCs w:val="22"/>
        </w:rPr>
        <w:t xml:space="preserve"> such as the </w:t>
      </w:r>
      <w:proofErr w:type="spellStart"/>
      <w:r>
        <w:rPr>
          <w:rFonts w:ascii="Arial" w:hAnsi="Arial"/>
          <w:sz w:val="22"/>
          <w:szCs w:val="22"/>
        </w:rPr>
        <w:t>BLtrimmer</w:t>
      </w:r>
      <w:proofErr w:type="spellEnd"/>
      <w:r>
        <w:rPr>
          <w:rFonts w:ascii="Arial" w:hAnsi="Arial"/>
          <w:sz w:val="22"/>
          <w:szCs w:val="22"/>
        </w:rPr>
        <w:t xml:space="preserve"> in </w:t>
      </w:r>
      <w:proofErr w:type="spellStart"/>
      <w:r w:rsidRPr="004137E3">
        <w:rPr>
          <w:rFonts w:ascii="Arial" w:hAnsi="Arial"/>
          <w:sz w:val="22"/>
          <w:szCs w:val="22"/>
        </w:rPr>
        <w:t>MeltR</w:t>
      </w:r>
      <w:proofErr w:type="spellEnd"/>
      <w:r>
        <w:rPr>
          <w:rFonts w:ascii="Arial" w:hAnsi="Arial"/>
          <w:sz w:val="22"/>
          <w:szCs w:val="22"/>
        </w:rPr>
        <w:t xml:space="preserve"> (see below).</w:t>
      </w:r>
    </w:p>
    <w:p w14:paraId="4255A253" w14:textId="77777777" w:rsidR="00DE39EE" w:rsidRDefault="006A3937">
      <w:pPr>
        <w:spacing w:line="480" w:lineRule="auto"/>
        <w:rPr>
          <w:rFonts w:ascii="Arial" w:hAnsi="Arial"/>
          <w:i/>
          <w:iCs/>
        </w:rPr>
      </w:pPr>
      <w:r>
        <w:rPr>
          <w:rFonts w:ascii="Arial" w:hAnsi="Arial"/>
          <w:i/>
          <w:iCs/>
          <w:sz w:val="22"/>
          <w:szCs w:val="22"/>
        </w:rPr>
        <w:t>Fit parameters are sensitive to baseline trimming</w:t>
      </w:r>
    </w:p>
    <w:p w14:paraId="6A4118E6" w14:textId="7C6B4854" w:rsidR="00DE39EE" w:rsidRDefault="006A3937">
      <w:pPr>
        <w:spacing w:after="288" w:line="480" w:lineRule="auto"/>
        <w:jc w:val="both"/>
        <w:rPr>
          <w:rFonts w:ascii="Arial" w:hAnsi="Arial"/>
          <w:sz w:val="22"/>
          <w:szCs w:val="22"/>
        </w:rPr>
      </w:pPr>
      <w:r>
        <w:rPr>
          <w:rFonts w:ascii="Arial" w:hAnsi="Arial"/>
          <w:sz w:val="22"/>
          <w:szCs w:val="22"/>
        </w:rPr>
        <w:t xml:space="preserve">Baselines are approximated as linear </w:t>
      </w:r>
      <w:ins w:id="182" w:author="Sebastian Arteaga" w:date="2022-10-04T14:56:00Z">
        <w:r w:rsidR="004137E3">
          <w:rPr>
            <w:rFonts w:ascii="Arial" w:hAnsi="Arial"/>
            <w:sz w:val="22"/>
            <w:szCs w:val="22"/>
          </w:rPr>
          <w:t>for</w:t>
        </w:r>
      </w:ins>
      <w:del w:id="183" w:author="Sebastian Arteaga" w:date="2022-10-04T14:56:00Z">
        <w:r w:rsidDel="004137E3">
          <w:rPr>
            <w:rFonts w:ascii="Arial" w:hAnsi="Arial"/>
            <w:sz w:val="22"/>
            <w:szCs w:val="22"/>
          </w:rPr>
          <w:delText>in</w:delText>
        </w:r>
      </w:del>
      <w:r>
        <w:rPr>
          <w:rFonts w:ascii="Arial" w:hAnsi="Arial"/>
          <w:sz w:val="22"/>
          <w:szCs w:val="22"/>
        </w:rPr>
        <w:t xml:space="preserve"> melting curve analysis in both </w:t>
      </w:r>
      <w:del w:id="184" w:author="Sebastian Arteaga" w:date="2022-10-04T14:56:00Z">
        <w:r w:rsidDel="004137E3">
          <w:rPr>
            <w:rFonts w:ascii="Arial" w:hAnsi="Arial"/>
            <w:sz w:val="22"/>
            <w:szCs w:val="22"/>
          </w:rPr>
          <w:delText xml:space="preserve">Meltwin </w:delText>
        </w:r>
      </w:del>
      <w:ins w:id="185" w:author="Sebastian Arteaga" w:date="2022-10-06T14:48:00Z">
        <w:r w:rsidR="007B5B9C">
          <w:rPr>
            <w:rFonts w:ascii="Arial" w:hAnsi="Arial"/>
            <w:sz w:val="22"/>
            <w:szCs w:val="22"/>
          </w:rPr>
          <w:t>MeltWin</w:t>
        </w:r>
      </w:ins>
      <w:ins w:id="186" w:author="Sebastian Arteaga" w:date="2022-10-04T14:56:00Z">
        <w:r w:rsidR="004137E3">
          <w:rPr>
            <w:rFonts w:ascii="Arial" w:hAnsi="Arial"/>
            <w:sz w:val="22"/>
            <w:szCs w:val="22"/>
          </w:rPr>
          <w:t xml:space="preserve"> </w:t>
        </w:r>
      </w:ins>
      <w:r>
        <w:rPr>
          <w:rFonts w:ascii="Arial" w:hAnsi="Arial"/>
          <w:sz w:val="22"/>
          <w:szCs w:val="22"/>
        </w:rPr>
        <w:t xml:space="preserve">and </w:t>
      </w:r>
      <w:proofErr w:type="spellStart"/>
      <w:r>
        <w:rPr>
          <w:rFonts w:ascii="Arial" w:hAnsi="Arial"/>
          <w:sz w:val="22"/>
          <w:szCs w:val="22"/>
        </w:rPr>
        <w:t>MeltR</w:t>
      </w:r>
      <w:proofErr w:type="spellEnd"/>
      <w:r>
        <w:rPr>
          <w:rFonts w:ascii="Arial" w:hAnsi="Arial"/>
          <w:sz w:val="22"/>
          <w:szCs w:val="22"/>
        </w:rPr>
        <w:t>. The linear assumption is approximately true, due to small changes in base stacking in the duplex and single stranded state</w:t>
      </w:r>
      <w:ins w:id="187" w:author="Sebastian Arteaga" w:date="2022-10-04T14:56:00Z">
        <w:r w:rsidR="004137E3">
          <w:rPr>
            <w:rFonts w:ascii="Arial" w:hAnsi="Arial"/>
            <w:sz w:val="22"/>
            <w:szCs w:val="22"/>
          </w:rPr>
          <w:t>s</w:t>
        </w:r>
      </w:ins>
      <w:r>
        <w:rPr>
          <w:rFonts w:ascii="Arial" w:hAnsi="Arial"/>
          <w:sz w:val="22"/>
          <w:szCs w:val="22"/>
        </w:rPr>
        <w:t xml:space="preserve"> with </w:t>
      </w:r>
      <w:commentRangeStart w:id="188"/>
      <w:r>
        <w:rPr>
          <w:rFonts w:ascii="Arial" w:hAnsi="Arial"/>
          <w:sz w:val="22"/>
          <w:szCs w:val="22"/>
        </w:rPr>
        <w:t>temperature</w:t>
      </w:r>
      <w:commentRangeEnd w:id="188"/>
      <w:r w:rsidR="004137E3">
        <w:rPr>
          <w:rStyle w:val="CommentReference"/>
          <w:rFonts w:cs="Mangal"/>
        </w:rPr>
        <w:commentReference w:id="188"/>
      </w:r>
      <w:r>
        <w:rPr>
          <w:rFonts w:ascii="Arial" w:hAnsi="Arial"/>
          <w:sz w:val="22"/>
          <w:szCs w:val="22"/>
        </w:rPr>
        <w:t xml:space="preserve">. This approximation has no physical basis and is quantitatively accurate over short temperature </w:t>
      </w:r>
      <w:commentRangeStart w:id="189"/>
      <w:r>
        <w:rPr>
          <w:rFonts w:ascii="Arial" w:hAnsi="Arial"/>
          <w:sz w:val="22"/>
          <w:szCs w:val="22"/>
        </w:rPr>
        <w:t>ranges</w:t>
      </w:r>
      <w:commentRangeEnd w:id="189"/>
      <w:r w:rsidR="004137E3">
        <w:rPr>
          <w:rStyle w:val="CommentReference"/>
          <w:rFonts w:cs="Mangal"/>
        </w:rPr>
        <w:commentReference w:id="189"/>
      </w:r>
      <w:r>
        <w:rPr>
          <w:rFonts w:ascii="Arial" w:hAnsi="Arial"/>
          <w:sz w:val="22"/>
          <w:szCs w:val="22"/>
        </w:rPr>
        <w:t xml:space="preserve">, meaning that baselines should be trimmed to include no more data than is required to define the duplex and single stranded </w:t>
      </w:r>
      <w:commentRangeStart w:id="190"/>
      <w:r>
        <w:rPr>
          <w:rFonts w:ascii="Arial" w:hAnsi="Arial"/>
          <w:sz w:val="22"/>
          <w:szCs w:val="22"/>
        </w:rPr>
        <w:t>state</w:t>
      </w:r>
      <w:commentRangeEnd w:id="190"/>
      <w:r w:rsidR="004137E3">
        <w:rPr>
          <w:rStyle w:val="CommentReference"/>
          <w:rFonts w:cs="Mangal"/>
        </w:rPr>
        <w:commentReference w:id="190"/>
      </w:r>
      <w:r>
        <w:rPr>
          <w:rFonts w:ascii="Arial" w:hAnsi="Arial"/>
          <w:sz w:val="22"/>
          <w:szCs w:val="22"/>
        </w:rPr>
        <w:t xml:space="preserve">. Aberrant data at low temperatures due to condensation on the cuvette or aberrant data at high temperatures due to sample evaporation should be trimmed. Baselines should also be trimmed to compensate for small internal aberrations due to instrumental errors or air bubbles. Accordingly, </w:t>
      </w:r>
      <w:del w:id="191" w:author="Sebastian Arteaga" w:date="2022-10-06T14:48:00Z">
        <w:r w:rsidDel="007B5B9C">
          <w:rPr>
            <w:rFonts w:ascii="Arial" w:hAnsi="Arial"/>
            <w:sz w:val="22"/>
            <w:szCs w:val="22"/>
          </w:rPr>
          <w:delText>Meltwin</w:delText>
        </w:r>
      </w:del>
      <w:ins w:id="192" w:author="Sebastian Arteaga" w:date="2022-10-06T14:48:00Z">
        <w:r w:rsidR="007B5B9C">
          <w:rPr>
            <w:rFonts w:ascii="Arial" w:hAnsi="Arial"/>
            <w:sz w:val="22"/>
            <w:szCs w:val="22"/>
          </w:rPr>
          <w:t>MeltWin</w:t>
        </w:r>
      </w:ins>
      <w:r>
        <w:rPr>
          <w:rFonts w:ascii="Arial" w:hAnsi="Arial"/>
          <w:sz w:val="22"/>
          <w:szCs w:val="22"/>
        </w:rPr>
        <w:t xml:space="preserve"> and </w:t>
      </w:r>
      <w:proofErr w:type="spellStart"/>
      <w:r>
        <w:rPr>
          <w:rFonts w:ascii="Arial" w:hAnsi="Arial"/>
          <w:sz w:val="22"/>
          <w:szCs w:val="22"/>
        </w:rPr>
        <w:t>MeltR</w:t>
      </w:r>
      <w:proofErr w:type="spellEnd"/>
      <w:r>
        <w:rPr>
          <w:rFonts w:ascii="Arial" w:hAnsi="Arial"/>
          <w:sz w:val="22"/>
          <w:szCs w:val="22"/>
        </w:rPr>
        <w:t xml:space="preserve"> provide the capability to trim baselines by specifying a temperature range to fit. However, users must make idiosyncratic choices about how to trim manually, as no protocols have been established. We thus sought to provide an auto-baseline trimmer in </w:t>
      </w:r>
      <w:proofErr w:type="spellStart"/>
      <w:r>
        <w:rPr>
          <w:rFonts w:ascii="Arial" w:hAnsi="Arial"/>
          <w:sz w:val="22"/>
          <w:szCs w:val="22"/>
        </w:rPr>
        <w:t>MeltR</w:t>
      </w:r>
      <w:proofErr w:type="spellEnd"/>
      <w:r>
        <w:rPr>
          <w:rFonts w:ascii="Arial" w:hAnsi="Arial"/>
          <w:sz w:val="22"/>
          <w:szCs w:val="22"/>
        </w:rPr>
        <w:t>, that gives users a consistent, rational, and statistically appropriate baseline-trimming protocol.</w:t>
      </w:r>
    </w:p>
    <w:p w14:paraId="5E652C15" w14:textId="77777777" w:rsidR="00DE39EE" w:rsidRDefault="006A3937">
      <w:pPr>
        <w:spacing w:after="288" w:line="480" w:lineRule="auto"/>
        <w:jc w:val="both"/>
        <w:rPr>
          <w:rFonts w:ascii="Arial" w:hAnsi="Arial"/>
          <w:sz w:val="22"/>
          <w:szCs w:val="22"/>
        </w:rPr>
      </w:pPr>
      <w:r>
        <w:rPr>
          <w:rFonts w:ascii="Arial" w:hAnsi="Arial"/>
          <w:sz w:val="22"/>
          <w:szCs w:val="22"/>
        </w:rPr>
        <w:lastRenderedPageBreak/>
        <w:t>To first understand how the length of baselines affects the accuracy of folding energy determination, we first fit modeled data (Figure 2A top panel, black circles). Data was modeled assuming a Δ</w:t>
      </w:r>
      <w:r w:rsidRPr="004137E3">
        <w:rPr>
          <w:rFonts w:ascii="Arial" w:hAnsi="Arial"/>
          <w:i/>
          <w:iCs/>
          <w:sz w:val="22"/>
          <w:szCs w:val="22"/>
          <w:rPrChange w:id="193" w:author="Sebastian Arteaga" w:date="2022-10-04T15:02:00Z">
            <w:rPr>
              <w:rFonts w:ascii="Arial" w:hAnsi="Arial"/>
              <w:sz w:val="22"/>
              <w:szCs w:val="22"/>
            </w:rPr>
          </w:rPrChange>
        </w:rPr>
        <w:t>H</w:t>
      </w:r>
      <w:r>
        <w:rPr>
          <w:rFonts w:ascii="Arial" w:hAnsi="Arial"/>
          <w:sz w:val="22"/>
          <w:szCs w:val="22"/>
        </w:rPr>
        <w:t xml:space="preserve">° of -64.76 kcal/mol, a </w:t>
      </w:r>
      <w:r w:rsidRPr="004137E3">
        <w:rPr>
          <w:rFonts w:ascii="Arial" w:hAnsi="Arial"/>
          <w:i/>
          <w:iCs/>
          <w:sz w:val="22"/>
          <w:szCs w:val="22"/>
          <w:rPrChange w:id="194" w:author="Sebastian Arteaga" w:date="2022-10-04T15:01:00Z">
            <w:rPr>
              <w:rFonts w:ascii="Arial" w:hAnsi="Arial"/>
              <w:sz w:val="22"/>
              <w:szCs w:val="22"/>
            </w:rPr>
          </w:rPrChange>
        </w:rPr>
        <w:t>T</w:t>
      </w:r>
      <w:r w:rsidRPr="004137E3">
        <w:rPr>
          <w:rFonts w:ascii="Arial" w:hAnsi="Arial"/>
          <w:sz w:val="22"/>
          <w:szCs w:val="22"/>
          <w:vertAlign w:val="subscript"/>
          <w:rPrChange w:id="195" w:author="Sebastian Arteaga" w:date="2022-10-04T15:01:00Z">
            <w:rPr>
              <w:rFonts w:ascii="Arial" w:hAnsi="Arial"/>
              <w:sz w:val="22"/>
              <w:szCs w:val="22"/>
            </w:rPr>
          </w:rPrChange>
        </w:rPr>
        <w:t>m</w:t>
      </w:r>
      <w:r>
        <w:rPr>
          <w:rFonts w:ascii="Arial" w:hAnsi="Arial"/>
          <w:sz w:val="22"/>
          <w:szCs w:val="22"/>
        </w:rPr>
        <w:t xml:space="preserve"> of 46.4 °C, and a </w:t>
      </w:r>
      <w:r w:rsidRPr="004137E3">
        <w:rPr>
          <w:rFonts w:ascii="Arial" w:hAnsi="Arial"/>
          <w:i/>
          <w:iCs/>
          <w:sz w:val="22"/>
          <w:szCs w:val="22"/>
          <w:rPrChange w:id="196" w:author="Sebastian Arteaga" w:date="2022-10-04T15:01:00Z">
            <w:rPr>
              <w:rFonts w:ascii="Arial" w:hAnsi="Arial"/>
              <w:sz w:val="22"/>
              <w:szCs w:val="22"/>
            </w:rPr>
          </w:rPrChange>
        </w:rPr>
        <w:t>C</w:t>
      </w:r>
      <w:r w:rsidRPr="004137E3">
        <w:rPr>
          <w:rFonts w:ascii="Arial" w:hAnsi="Arial"/>
          <w:sz w:val="22"/>
          <w:szCs w:val="22"/>
          <w:vertAlign w:val="subscript"/>
          <w:rPrChange w:id="197" w:author="Sebastian Arteaga" w:date="2022-10-04T15:01:00Z">
            <w:rPr>
              <w:rFonts w:ascii="Arial" w:hAnsi="Arial"/>
              <w:sz w:val="22"/>
              <w:szCs w:val="22"/>
            </w:rPr>
          </w:rPrChange>
        </w:rPr>
        <w:t>t</w:t>
      </w:r>
      <w:r>
        <w:rPr>
          <w:rFonts w:ascii="Arial" w:hAnsi="Arial"/>
          <w:sz w:val="22"/>
          <w:szCs w:val="22"/>
        </w:rPr>
        <w:t xml:space="preserve"> of 8 </w:t>
      </w:r>
      <w:proofErr w:type="spellStart"/>
      <w:r>
        <w:rPr>
          <w:rFonts w:ascii="Arial" w:hAnsi="Arial"/>
          <w:sz w:val="22"/>
          <w:szCs w:val="22"/>
        </w:rPr>
        <w:t>μM</w:t>
      </w:r>
      <w:proofErr w:type="spellEnd"/>
      <w:r>
        <w:rPr>
          <w:rFonts w:ascii="Arial" w:hAnsi="Arial"/>
          <w:sz w:val="22"/>
          <w:szCs w:val="22"/>
        </w:rPr>
        <w:t xml:space="preserve">, a random absorbance error of 0.001, and realistic baseline slopes and intercepts. The range where the helix was between 90% folded and 10% folded was identified to be the upper and lower bounds of the low temperature and high temperature baselines respectively. Then, base lines were added in 1 </w:t>
      </w:r>
      <w:r>
        <w:rPr>
          <w:rFonts w:ascii="Arial" w:hAnsi="Arial" w:cs="Arial"/>
          <w:sz w:val="22"/>
          <w:szCs w:val="22"/>
        </w:rPr>
        <w:t>°</w:t>
      </w:r>
      <w:r>
        <w:rPr>
          <w:rFonts w:ascii="Arial" w:hAnsi="Arial"/>
          <w:sz w:val="22"/>
          <w:szCs w:val="22"/>
        </w:rPr>
        <w:t>C increments, and the data was fit to determine the relationship between fit accuracy and baseline length (Figure 2A top panel, colored lines). The resulting Δ</w:t>
      </w:r>
      <w:r w:rsidRPr="004137E3">
        <w:rPr>
          <w:rFonts w:ascii="Arial" w:hAnsi="Arial"/>
          <w:i/>
          <w:iCs/>
          <w:sz w:val="22"/>
          <w:szCs w:val="22"/>
          <w:rPrChange w:id="198" w:author="Sebastian Arteaga" w:date="2022-10-04T15:02:00Z">
            <w:rPr>
              <w:rFonts w:ascii="Arial" w:hAnsi="Arial"/>
              <w:sz w:val="22"/>
              <w:szCs w:val="22"/>
            </w:rPr>
          </w:rPrChange>
        </w:rPr>
        <w:t>H</w:t>
      </w:r>
      <w:r>
        <w:rPr>
          <w:rFonts w:ascii="Arial" w:hAnsi="Arial"/>
          <w:sz w:val="22"/>
          <w:szCs w:val="22"/>
        </w:rPr>
        <w:t xml:space="preserve">° and </w:t>
      </w:r>
      <w:r w:rsidRPr="004137E3">
        <w:rPr>
          <w:rFonts w:ascii="Arial" w:hAnsi="Arial"/>
          <w:i/>
          <w:iCs/>
          <w:sz w:val="22"/>
          <w:szCs w:val="22"/>
          <w:rPrChange w:id="199" w:author="Sebastian Arteaga" w:date="2022-10-04T15:02:00Z">
            <w:rPr>
              <w:rFonts w:ascii="Arial" w:hAnsi="Arial"/>
              <w:sz w:val="22"/>
              <w:szCs w:val="22"/>
            </w:rPr>
          </w:rPrChange>
        </w:rPr>
        <w:t>T</w:t>
      </w:r>
      <w:r w:rsidRPr="004137E3">
        <w:rPr>
          <w:rFonts w:ascii="Arial" w:hAnsi="Arial"/>
          <w:sz w:val="22"/>
          <w:szCs w:val="22"/>
          <w:vertAlign w:val="subscript"/>
          <w:rPrChange w:id="200" w:author="Sebastian Arteaga" w:date="2022-10-04T15:02:00Z">
            <w:rPr>
              <w:rFonts w:ascii="Arial" w:hAnsi="Arial"/>
              <w:sz w:val="22"/>
              <w:szCs w:val="22"/>
            </w:rPr>
          </w:rPrChange>
        </w:rPr>
        <w:t>m</w:t>
      </w:r>
      <w:r>
        <w:rPr>
          <w:rFonts w:ascii="Arial" w:hAnsi="Arial"/>
          <w:sz w:val="22"/>
          <w:szCs w:val="22"/>
        </w:rPr>
        <w:t xml:space="preserve"> produced by these fits were inaccurate for baselines below 5 </w:t>
      </w:r>
      <w:r>
        <w:rPr>
          <w:rFonts w:ascii="Arial" w:hAnsi="Arial" w:cs="Arial"/>
          <w:sz w:val="22"/>
          <w:szCs w:val="22"/>
        </w:rPr>
        <w:t>°</w:t>
      </w:r>
      <w:r>
        <w:rPr>
          <w:rFonts w:ascii="Arial" w:hAnsi="Arial"/>
          <w:sz w:val="22"/>
          <w:szCs w:val="22"/>
        </w:rPr>
        <w:t>C in length</w:t>
      </w:r>
      <w:del w:id="201" w:author="Sebastian Arteaga" w:date="2022-10-04T15:02:00Z">
        <w:r w:rsidDel="004137E3">
          <w:rPr>
            <w:rFonts w:ascii="Arial" w:hAnsi="Arial"/>
            <w:sz w:val="22"/>
            <w:szCs w:val="22"/>
          </w:rPr>
          <w:delText>,</w:delText>
        </w:r>
      </w:del>
      <w:r>
        <w:rPr>
          <w:rFonts w:ascii="Arial" w:hAnsi="Arial"/>
          <w:sz w:val="22"/>
          <w:szCs w:val="22"/>
        </w:rPr>
        <w:t xml:space="preserve"> but converged on the </w:t>
      </w:r>
      <w:commentRangeStart w:id="202"/>
      <w:r>
        <w:rPr>
          <w:rFonts w:ascii="Arial" w:hAnsi="Arial"/>
          <w:sz w:val="22"/>
          <w:szCs w:val="22"/>
        </w:rPr>
        <w:t xml:space="preserve">correct value at higher temperatures </w:t>
      </w:r>
      <w:commentRangeEnd w:id="202"/>
      <w:r w:rsidR="00F44824">
        <w:rPr>
          <w:rStyle w:val="CommentReference"/>
          <w:rFonts w:cs="Mangal"/>
        </w:rPr>
        <w:commentReference w:id="202"/>
      </w:r>
      <w:r>
        <w:rPr>
          <w:rFonts w:ascii="Arial" w:hAnsi="Arial"/>
          <w:sz w:val="22"/>
          <w:szCs w:val="22"/>
        </w:rPr>
        <w:t xml:space="preserve">(Figure 2A, middle and bottom panels). Thus, analysis of modeled data indicated that baselines should be no shorter than 5 </w:t>
      </w:r>
      <w:r>
        <w:rPr>
          <w:rFonts w:ascii="Arial" w:hAnsi="Arial" w:cs="Arial"/>
          <w:sz w:val="22"/>
          <w:szCs w:val="22"/>
        </w:rPr>
        <w:t>°</w:t>
      </w:r>
      <w:r>
        <w:rPr>
          <w:rFonts w:ascii="Arial" w:hAnsi="Arial"/>
          <w:sz w:val="22"/>
          <w:szCs w:val="22"/>
        </w:rPr>
        <w:t>C.</w:t>
      </w:r>
    </w:p>
    <w:p w14:paraId="6A591D7C" w14:textId="28466BD9" w:rsidR="00DE39EE" w:rsidRDefault="006A3937">
      <w:pPr>
        <w:spacing w:after="288" w:line="480" w:lineRule="auto"/>
        <w:jc w:val="both"/>
        <w:rPr>
          <w:rFonts w:ascii="Arial" w:hAnsi="Arial"/>
          <w:sz w:val="22"/>
          <w:szCs w:val="22"/>
        </w:rPr>
      </w:pPr>
      <w:r>
        <w:rPr>
          <w:rFonts w:ascii="Arial" w:hAnsi="Arial"/>
          <w:sz w:val="22"/>
          <w:szCs w:val="22"/>
        </w:rPr>
        <w:t xml:space="preserve">We next analyzed the effects of baseline length on folding energy determination on real data. We started on a nearly ideal, real melting curve (Figure 2B top panel, black circles). We first estimated the temperature range where the helix was between 90% and 10% folded, using a fit of the un-trimmed curve. Then we added baselines in 1 </w:t>
      </w:r>
      <w:r>
        <w:rPr>
          <w:rFonts w:ascii="Arial" w:hAnsi="Arial" w:cs="Arial"/>
          <w:sz w:val="22"/>
          <w:szCs w:val="22"/>
        </w:rPr>
        <w:t>°</w:t>
      </w:r>
      <w:r>
        <w:rPr>
          <w:rFonts w:ascii="Arial" w:hAnsi="Arial"/>
          <w:sz w:val="22"/>
          <w:szCs w:val="22"/>
        </w:rPr>
        <w:t xml:space="preserve">C increments and fit the data. The resulting energies produced by these fits were inaccurate below 5 </w:t>
      </w:r>
      <w:r>
        <w:rPr>
          <w:rFonts w:ascii="Arial" w:hAnsi="Arial" w:cs="Arial"/>
          <w:sz w:val="22"/>
          <w:szCs w:val="22"/>
        </w:rPr>
        <w:t>°</w:t>
      </w:r>
      <w:proofErr w:type="gramStart"/>
      <w:r>
        <w:rPr>
          <w:rFonts w:ascii="Arial" w:hAnsi="Arial"/>
          <w:sz w:val="22"/>
          <w:szCs w:val="22"/>
        </w:rPr>
        <w:t>C, but</w:t>
      </w:r>
      <w:proofErr w:type="gramEnd"/>
      <w:r>
        <w:rPr>
          <w:rFonts w:ascii="Arial" w:hAnsi="Arial"/>
          <w:sz w:val="22"/>
          <w:szCs w:val="22"/>
        </w:rPr>
        <w:t xml:space="preserve"> converged on the </w:t>
      </w:r>
      <w:commentRangeStart w:id="203"/>
      <w:r>
        <w:rPr>
          <w:rFonts w:ascii="Arial" w:hAnsi="Arial"/>
          <w:sz w:val="22"/>
          <w:szCs w:val="22"/>
        </w:rPr>
        <w:t xml:space="preserve">correct value at higher temperatures </w:t>
      </w:r>
      <w:commentRangeEnd w:id="203"/>
      <w:r w:rsidR="00F44824">
        <w:rPr>
          <w:rStyle w:val="CommentReference"/>
          <w:rFonts w:cs="Mangal"/>
        </w:rPr>
        <w:commentReference w:id="203"/>
      </w:r>
      <w:r>
        <w:rPr>
          <w:rFonts w:ascii="Arial" w:hAnsi="Arial"/>
          <w:sz w:val="22"/>
          <w:szCs w:val="22"/>
        </w:rPr>
        <w:t xml:space="preserve">(Figure 2B, middle and bottom panels). Next, we analyzed the </w:t>
      </w:r>
      <w:proofErr w:type="spellStart"/>
      <w:ins w:id="204" w:author="Sebastian Arteaga" w:date="2022-10-04T15:35:00Z">
        <w:r w:rsidR="00F44824">
          <w:rPr>
            <w:rFonts w:ascii="Arial" w:hAnsi="Arial"/>
            <w:sz w:val="22"/>
            <w:szCs w:val="22"/>
          </w:rPr>
          <w:t>t</w:t>
        </w:r>
      </w:ins>
      <w:r>
        <w:rPr>
          <w:rFonts w:ascii="Arial" w:hAnsi="Arial"/>
          <w:sz w:val="22"/>
          <w:szCs w:val="22"/>
        </w:rPr>
        <w:t>he</w:t>
      </w:r>
      <w:proofErr w:type="spellEnd"/>
      <w:r>
        <w:rPr>
          <w:rFonts w:ascii="Arial" w:hAnsi="Arial"/>
          <w:sz w:val="22"/>
          <w:szCs w:val="22"/>
        </w:rPr>
        <w:t xml:space="preserve"> effects of baseline length on folding energy determination on a non-ideal, real melting curve. Once again, the Δ</w:t>
      </w:r>
      <w:r w:rsidRPr="00F44824">
        <w:rPr>
          <w:rFonts w:ascii="Arial" w:hAnsi="Arial"/>
          <w:i/>
          <w:iCs/>
          <w:sz w:val="22"/>
          <w:szCs w:val="22"/>
          <w:rPrChange w:id="205" w:author="Sebastian Arteaga" w:date="2022-10-04T15:36:00Z">
            <w:rPr>
              <w:rFonts w:ascii="Arial" w:hAnsi="Arial"/>
              <w:sz w:val="22"/>
              <w:szCs w:val="22"/>
            </w:rPr>
          </w:rPrChange>
        </w:rPr>
        <w:t>H</w:t>
      </w:r>
      <w:r>
        <w:rPr>
          <w:rFonts w:ascii="Arial" w:hAnsi="Arial"/>
          <w:sz w:val="22"/>
          <w:szCs w:val="22"/>
        </w:rPr>
        <w:t xml:space="preserve">° and </w:t>
      </w:r>
      <w:r w:rsidRPr="00F44824">
        <w:rPr>
          <w:rFonts w:ascii="Arial" w:hAnsi="Arial"/>
          <w:i/>
          <w:iCs/>
          <w:sz w:val="22"/>
          <w:szCs w:val="22"/>
          <w:rPrChange w:id="206" w:author="Sebastian Arteaga" w:date="2022-10-04T15:36:00Z">
            <w:rPr>
              <w:rFonts w:ascii="Arial" w:hAnsi="Arial"/>
              <w:sz w:val="22"/>
              <w:szCs w:val="22"/>
            </w:rPr>
          </w:rPrChange>
        </w:rPr>
        <w:t>T</w:t>
      </w:r>
      <w:r>
        <w:rPr>
          <w:rFonts w:ascii="Arial" w:hAnsi="Arial"/>
          <w:sz w:val="22"/>
          <w:szCs w:val="22"/>
          <w:vertAlign w:val="subscript"/>
        </w:rPr>
        <w:t>m</w:t>
      </w:r>
      <w:r>
        <w:rPr>
          <w:rFonts w:ascii="Arial" w:hAnsi="Arial"/>
          <w:sz w:val="22"/>
          <w:szCs w:val="22"/>
        </w:rPr>
        <w:t xml:space="preserve"> produced was inaccurate for baselines that were less than 5 </w:t>
      </w:r>
      <w:r>
        <w:rPr>
          <w:rFonts w:ascii="Arial" w:hAnsi="Arial" w:cs="Arial"/>
          <w:sz w:val="22"/>
          <w:szCs w:val="22"/>
        </w:rPr>
        <w:t>°</w:t>
      </w:r>
      <w:r>
        <w:rPr>
          <w:rFonts w:ascii="Arial" w:hAnsi="Arial"/>
          <w:sz w:val="22"/>
          <w:szCs w:val="22"/>
        </w:rPr>
        <w:t>C. However, the Δ</w:t>
      </w:r>
      <w:r w:rsidRPr="00F44824">
        <w:rPr>
          <w:rFonts w:ascii="Arial" w:hAnsi="Arial"/>
          <w:i/>
          <w:iCs/>
          <w:sz w:val="22"/>
          <w:szCs w:val="22"/>
          <w:rPrChange w:id="207" w:author="Sebastian Arteaga" w:date="2022-10-04T15:36:00Z">
            <w:rPr>
              <w:rFonts w:ascii="Arial" w:hAnsi="Arial"/>
              <w:sz w:val="22"/>
              <w:szCs w:val="22"/>
            </w:rPr>
          </w:rPrChange>
        </w:rPr>
        <w:t>H</w:t>
      </w:r>
      <w:r>
        <w:rPr>
          <w:rFonts w:ascii="Arial" w:hAnsi="Arial"/>
          <w:sz w:val="22"/>
          <w:szCs w:val="22"/>
        </w:rPr>
        <w:t>° did not converge on a single consistent value (Figure 2B, middle panel).</w:t>
      </w:r>
    </w:p>
    <w:p w14:paraId="77CD018C" w14:textId="59DC8474" w:rsidR="00DE39EE" w:rsidRDefault="006A3937">
      <w:pPr>
        <w:spacing w:after="288" w:line="480" w:lineRule="auto"/>
        <w:jc w:val="both"/>
        <w:rPr>
          <w:rFonts w:ascii="Arial" w:hAnsi="Arial"/>
          <w:sz w:val="22"/>
          <w:szCs w:val="22"/>
        </w:rPr>
      </w:pPr>
      <w:r>
        <w:rPr>
          <w:rFonts w:ascii="Arial" w:hAnsi="Arial"/>
          <w:sz w:val="22"/>
          <w:szCs w:val="22"/>
        </w:rPr>
        <w:t xml:space="preserve">The data is </w:t>
      </w:r>
      <w:ins w:id="208" w:author="Sebastian Arteaga" w:date="2022-10-04T15:36:00Z">
        <w:r w:rsidR="00F44824">
          <w:rPr>
            <w:rFonts w:ascii="Arial" w:hAnsi="Arial"/>
            <w:sz w:val="22"/>
            <w:szCs w:val="22"/>
          </w:rPr>
          <w:t xml:space="preserve">from a </w:t>
        </w:r>
      </w:ins>
      <w:r>
        <w:rPr>
          <w:rFonts w:ascii="Arial" w:hAnsi="Arial"/>
          <w:sz w:val="22"/>
          <w:szCs w:val="22"/>
        </w:rPr>
        <w:t>real</w:t>
      </w:r>
      <w:ins w:id="209" w:author="Sebastian Arteaga" w:date="2022-10-04T15:36:00Z">
        <w:r w:rsidR="00F44824">
          <w:rPr>
            <w:rFonts w:ascii="Arial" w:hAnsi="Arial"/>
            <w:sz w:val="22"/>
            <w:szCs w:val="22"/>
          </w:rPr>
          <w:t xml:space="preserve"> experiment</w:t>
        </w:r>
      </w:ins>
      <w:r>
        <w:rPr>
          <w:rFonts w:ascii="Arial" w:hAnsi="Arial"/>
          <w:sz w:val="22"/>
          <w:szCs w:val="22"/>
        </w:rPr>
        <w:t xml:space="preserve">, so the </w:t>
      </w:r>
      <w:commentRangeStart w:id="210"/>
      <w:r>
        <w:rPr>
          <w:rFonts w:ascii="Arial" w:hAnsi="Arial"/>
          <w:sz w:val="22"/>
          <w:szCs w:val="22"/>
        </w:rPr>
        <w:t>true Δ</w:t>
      </w:r>
      <w:r w:rsidRPr="00F44824">
        <w:rPr>
          <w:rFonts w:ascii="Arial" w:hAnsi="Arial"/>
          <w:i/>
          <w:iCs/>
          <w:sz w:val="22"/>
          <w:szCs w:val="22"/>
          <w:rPrChange w:id="211" w:author="Sebastian Arteaga" w:date="2022-10-04T15:36:00Z">
            <w:rPr>
              <w:rFonts w:ascii="Arial" w:hAnsi="Arial"/>
              <w:sz w:val="22"/>
              <w:szCs w:val="22"/>
            </w:rPr>
          </w:rPrChange>
        </w:rPr>
        <w:t>H</w:t>
      </w:r>
      <w:r>
        <w:rPr>
          <w:rFonts w:ascii="Arial" w:hAnsi="Arial"/>
          <w:sz w:val="22"/>
          <w:szCs w:val="22"/>
        </w:rPr>
        <w:t xml:space="preserve">° </w:t>
      </w:r>
      <w:commentRangeEnd w:id="210"/>
      <w:r w:rsidR="000D0578">
        <w:rPr>
          <w:rStyle w:val="CommentReference"/>
          <w:rFonts w:cs="Mangal"/>
        </w:rPr>
        <w:commentReference w:id="210"/>
      </w:r>
      <w:r>
        <w:rPr>
          <w:rFonts w:ascii="Arial" w:hAnsi="Arial"/>
          <w:sz w:val="22"/>
          <w:szCs w:val="22"/>
        </w:rPr>
        <w:t xml:space="preserve">cannot be known. However, a user could identify an optimum baseline range by iteratively fitting the data using different baseline ranges with </w:t>
      </w:r>
      <w:del w:id="212" w:author="Sebastian Arteaga" w:date="2022-10-04T15:36:00Z">
        <w:r w:rsidDel="00F44824">
          <w:rPr>
            <w:rFonts w:ascii="Arial" w:hAnsi="Arial"/>
            <w:sz w:val="22"/>
            <w:szCs w:val="22"/>
          </w:rPr>
          <w:delText xml:space="preserve">Meltwin </w:delText>
        </w:r>
      </w:del>
      <w:ins w:id="213" w:author="Sebastian Arteaga" w:date="2022-10-06T14:48:00Z">
        <w:r w:rsidR="007B5B9C">
          <w:rPr>
            <w:rFonts w:ascii="Arial" w:hAnsi="Arial"/>
            <w:sz w:val="22"/>
            <w:szCs w:val="22"/>
          </w:rPr>
          <w:t>MeltWin</w:t>
        </w:r>
      </w:ins>
      <w:ins w:id="214" w:author="Sebastian Arteaga" w:date="2022-10-04T15:36:00Z">
        <w:r w:rsidR="00F44824">
          <w:rPr>
            <w:rFonts w:ascii="Arial" w:hAnsi="Arial"/>
            <w:sz w:val="22"/>
            <w:szCs w:val="22"/>
          </w:rPr>
          <w:t xml:space="preserve"> </w:t>
        </w:r>
      </w:ins>
      <w:r>
        <w:rPr>
          <w:rFonts w:ascii="Arial" w:hAnsi="Arial"/>
          <w:sz w:val="22"/>
          <w:szCs w:val="22"/>
        </w:rPr>
        <w:t xml:space="preserve">or </w:t>
      </w:r>
      <w:proofErr w:type="spellStart"/>
      <w:r>
        <w:rPr>
          <w:rFonts w:ascii="Arial" w:hAnsi="Arial"/>
          <w:sz w:val="22"/>
          <w:szCs w:val="22"/>
        </w:rPr>
        <w:t>meltR.A</w:t>
      </w:r>
      <w:proofErr w:type="spellEnd"/>
      <w:r>
        <w:rPr>
          <w:rFonts w:ascii="Arial" w:hAnsi="Arial"/>
          <w:sz w:val="22"/>
          <w:szCs w:val="22"/>
        </w:rPr>
        <w:t xml:space="preserve">. The results for this curve could be compared with the results for the other curves in the data set, then the user could choose the baseline range that provides the best internal consistency across the data set. This approach would lead to a more accurate estimate of the folding energy from a data </w:t>
      </w:r>
      <w:r>
        <w:rPr>
          <w:rFonts w:ascii="Arial" w:hAnsi="Arial"/>
          <w:sz w:val="22"/>
          <w:szCs w:val="22"/>
        </w:rPr>
        <w:lastRenderedPageBreak/>
        <w:t xml:space="preserve">set, but is time consuming, idiosyncratic, and incorporates a systematic error (the choice of baseline range to use in the analysis), that is difficult to treat </w:t>
      </w:r>
      <w:commentRangeStart w:id="215"/>
      <w:r>
        <w:rPr>
          <w:rFonts w:ascii="Arial" w:hAnsi="Arial"/>
          <w:sz w:val="22"/>
          <w:szCs w:val="22"/>
        </w:rPr>
        <w:t>statistically.</w:t>
      </w:r>
      <w:commentRangeEnd w:id="215"/>
      <w:r w:rsidR="00F44824">
        <w:rPr>
          <w:rStyle w:val="CommentReference"/>
          <w:rFonts w:cs="Mangal"/>
        </w:rPr>
        <w:commentReference w:id="215"/>
      </w:r>
    </w:p>
    <w:p w14:paraId="0EC16075" w14:textId="77777777" w:rsidR="00DE39EE" w:rsidRDefault="006A3937">
      <w:pPr>
        <w:spacing w:line="480" w:lineRule="auto"/>
        <w:jc w:val="both"/>
        <w:rPr>
          <w:rFonts w:ascii="Arial" w:hAnsi="Arial"/>
          <w:sz w:val="22"/>
          <w:szCs w:val="22"/>
        </w:rPr>
      </w:pPr>
      <w:r>
        <w:rPr>
          <w:rFonts w:ascii="Arial" w:hAnsi="Arial"/>
          <w:sz w:val="22"/>
          <w:szCs w:val="22"/>
        </w:rPr>
        <w:t xml:space="preserve">Thus, </w:t>
      </w:r>
      <w:proofErr w:type="spellStart"/>
      <w:r>
        <w:rPr>
          <w:rFonts w:ascii="Arial" w:hAnsi="Arial"/>
          <w:sz w:val="22"/>
          <w:szCs w:val="22"/>
        </w:rPr>
        <w:t>MeltR</w:t>
      </w:r>
      <w:proofErr w:type="spellEnd"/>
      <w:r>
        <w:rPr>
          <w:rFonts w:ascii="Arial" w:hAnsi="Arial"/>
          <w:sz w:val="22"/>
          <w:szCs w:val="22"/>
        </w:rPr>
        <w:t xml:space="preserve"> provides a baseline trimmer function, the “</w:t>
      </w:r>
      <w:proofErr w:type="spellStart"/>
      <w:r>
        <w:rPr>
          <w:rFonts w:ascii="Arial" w:hAnsi="Arial"/>
          <w:sz w:val="22"/>
          <w:szCs w:val="22"/>
        </w:rPr>
        <w:t>BLtrimmer</w:t>
      </w:r>
      <w:proofErr w:type="spellEnd"/>
      <w:r>
        <w:rPr>
          <w:rFonts w:ascii="Arial" w:hAnsi="Arial"/>
          <w:sz w:val="22"/>
          <w:szCs w:val="22"/>
        </w:rPr>
        <w:t>”, that works on three principles:</w:t>
      </w:r>
    </w:p>
    <w:p w14:paraId="2B9E2114" w14:textId="77777777" w:rsidR="00DE39EE" w:rsidRDefault="006A3937">
      <w:pPr>
        <w:pStyle w:val="ListParagraph"/>
        <w:numPr>
          <w:ilvl w:val="0"/>
          <w:numId w:val="4"/>
        </w:numPr>
        <w:spacing w:after="288" w:line="480" w:lineRule="auto"/>
        <w:jc w:val="both"/>
        <w:rPr>
          <w:rFonts w:ascii="Arial" w:hAnsi="Arial"/>
          <w:sz w:val="22"/>
          <w:szCs w:val="22"/>
        </w:rPr>
      </w:pPr>
      <w:proofErr w:type="gramStart"/>
      <w:r>
        <w:rPr>
          <w:rFonts w:ascii="Arial" w:hAnsi="Arial"/>
          <w:sz w:val="22"/>
          <w:szCs w:val="22"/>
        </w:rPr>
        <w:t>A large number of</w:t>
      </w:r>
      <w:proofErr w:type="gramEnd"/>
      <w:r>
        <w:rPr>
          <w:rFonts w:ascii="Arial" w:hAnsi="Arial"/>
          <w:sz w:val="22"/>
          <w:szCs w:val="22"/>
        </w:rPr>
        <w:t xml:space="preserve"> baseline ranges should be randomly generated and subsequently fit. These baseline ranges should be between 5 and 25 </w:t>
      </w:r>
      <w:r>
        <w:rPr>
          <w:rFonts w:ascii="Arial" w:hAnsi="Arial" w:cs="Arial"/>
          <w:sz w:val="22"/>
          <w:szCs w:val="22"/>
        </w:rPr>
        <w:t>°</w:t>
      </w:r>
      <w:r>
        <w:rPr>
          <w:rFonts w:ascii="Arial" w:hAnsi="Arial"/>
          <w:sz w:val="22"/>
          <w:szCs w:val="22"/>
        </w:rPr>
        <w:t xml:space="preserve">C, lower and higher than the temperatures where the sample is 90% and 10% helical, for low temperature and high temperature baselines respectively. The 5 </w:t>
      </w:r>
      <w:r>
        <w:rPr>
          <w:rFonts w:ascii="Arial" w:hAnsi="Arial" w:cs="Arial"/>
          <w:sz w:val="22"/>
          <w:szCs w:val="22"/>
        </w:rPr>
        <w:t>°</w:t>
      </w:r>
      <w:r>
        <w:rPr>
          <w:rFonts w:ascii="Arial" w:hAnsi="Arial"/>
          <w:sz w:val="22"/>
          <w:szCs w:val="22"/>
        </w:rPr>
        <w:t xml:space="preserve">C lower limit on baseline length ensures that the baseline ranges can produce accurate folding energies (Figure 2A). </w:t>
      </w:r>
      <w:commentRangeStart w:id="216"/>
      <w:r>
        <w:rPr>
          <w:rFonts w:ascii="Arial" w:hAnsi="Arial"/>
          <w:sz w:val="22"/>
          <w:szCs w:val="22"/>
        </w:rPr>
        <w:t xml:space="preserve">The 25 </w:t>
      </w:r>
      <w:r>
        <w:rPr>
          <w:rFonts w:ascii="Arial" w:hAnsi="Arial" w:cs="Arial"/>
          <w:sz w:val="22"/>
          <w:szCs w:val="22"/>
        </w:rPr>
        <w:t>°</w:t>
      </w:r>
      <w:r>
        <w:rPr>
          <w:rFonts w:ascii="Arial" w:hAnsi="Arial"/>
          <w:sz w:val="22"/>
          <w:szCs w:val="22"/>
        </w:rPr>
        <w:t xml:space="preserve">C upper limit </w:t>
      </w:r>
      <w:commentRangeEnd w:id="216"/>
      <w:r w:rsidR="00F44824">
        <w:rPr>
          <w:rStyle w:val="CommentReference"/>
        </w:rPr>
        <w:commentReference w:id="216"/>
      </w:r>
      <w:r>
        <w:rPr>
          <w:rFonts w:ascii="Arial" w:hAnsi="Arial"/>
          <w:sz w:val="22"/>
          <w:szCs w:val="22"/>
        </w:rPr>
        <w:t>on baseline length ensures that the baseline range minimizes violation of the linear approximation.</w:t>
      </w:r>
    </w:p>
    <w:p w14:paraId="6C67B50F" w14:textId="77777777" w:rsidR="00DE39EE" w:rsidRDefault="006A3937">
      <w:pPr>
        <w:pStyle w:val="ListParagraph"/>
        <w:numPr>
          <w:ilvl w:val="0"/>
          <w:numId w:val="4"/>
        </w:numPr>
        <w:spacing w:after="288" w:line="480" w:lineRule="auto"/>
        <w:jc w:val="both"/>
        <w:rPr>
          <w:rFonts w:ascii="Arial" w:hAnsi="Arial"/>
          <w:sz w:val="22"/>
          <w:szCs w:val="22"/>
        </w:rPr>
      </w:pPr>
      <w:r>
        <w:rPr>
          <w:rFonts w:ascii="Arial" w:hAnsi="Arial"/>
          <w:sz w:val="22"/>
          <w:szCs w:val="22"/>
        </w:rPr>
        <w:t>The best combinations of baseline ranges produce the most internally consistent folding energy estimates across the data set, as assessed by agreement between ΔH° produced by different samples in method 1, and by agreement between the average ΔH° produced by method 1 and 2.</w:t>
      </w:r>
    </w:p>
    <w:p w14:paraId="6199F483" w14:textId="77777777" w:rsidR="00DE39EE" w:rsidRDefault="006A3937">
      <w:pPr>
        <w:pStyle w:val="ListParagraph"/>
        <w:numPr>
          <w:ilvl w:val="0"/>
          <w:numId w:val="4"/>
        </w:numPr>
        <w:spacing w:after="288" w:line="480" w:lineRule="auto"/>
        <w:jc w:val="both"/>
        <w:rPr>
          <w:rFonts w:ascii="Arial" w:hAnsi="Arial"/>
          <w:sz w:val="22"/>
          <w:szCs w:val="22"/>
        </w:rPr>
      </w:pPr>
      <w:r>
        <w:rPr>
          <w:rFonts w:ascii="Arial" w:hAnsi="Arial"/>
          <w:sz w:val="22"/>
          <w:szCs w:val="22"/>
        </w:rPr>
        <w:t>Besides principle 1 and 2, the 25% of baseline ranges that produce the most internally consistent folding energies should be treated as an ensemble of equally feasible folding energies. This converts baseline trimming, a systemic error that cannot be treated statistically, into a random error which can be treated statistically.</w:t>
      </w:r>
    </w:p>
    <w:p w14:paraId="6A462D5D" w14:textId="77777777" w:rsidR="00DE39EE" w:rsidRDefault="006A3937">
      <w:pPr>
        <w:spacing w:line="480" w:lineRule="auto"/>
        <w:rPr>
          <w:rFonts w:ascii="Arial" w:hAnsi="Arial"/>
          <w:i/>
          <w:iCs/>
        </w:rPr>
      </w:pPr>
      <w:r>
        <w:rPr>
          <w:rFonts w:ascii="Arial" w:hAnsi="Arial"/>
          <w:i/>
          <w:iCs/>
          <w:sz w:val="22"/>
          <w:szCs w:val="22"/>
        </w:rPr>
        <w:t xml:space="preserve">The </w:t>
      </w:r>
      <w:proofErr w:type="spellStart"/>
      <w:r>
        <w:rPr>
          <w:rFonts w:ascii="Arial" w:hAnsi="Arial"/>
          <w:i/>
          <w:iCs/>
          <w:sz w:val="22"/>
          <w:szCs w:val="22"/>
        </w:rPr>
        <w:t>BLtrimmer</w:t>
      </w:r>
      <w:proofErr w:type="spellEnd"/>
      <w:r>
        <w:rPr>
          <w:rFonts w:ascii="Arial" w:hAnsi="Arial"/>
          <w:i/>
          <w:iCs/>
          <w:sz w:val="22"/>
          <w:szCs w:val="22"/>
        </w:rPr>
        <w:t xml:space="preserve"> treats fit results from an optimal ensemble of baseline combinations statistically</w:t>
      </w:r>
    </w:p>
    <w:p w14:paraId="21473895" w14:textId="5C056C6D" w:rsidR="00DE39EE" w:rsidRDefault="006A3937">
      <w:pPr>
        <w:spacing w:after="288" w:line="480" w:lineRule="auto"/>
        <w:jc w:val="both"/>
        <w:rPr>
          <w:rFonts w:ascii="Arial" w:hAnsi="Arial"/>
          <w:sz w:val="22"/>
          <w:szCs w:val="22"/>
        </w:rPr>
      </w:pPr>
      <w:r>
        <w:rPr>
          <w:rFonts w:ascii="Arial" w:hAnsi="Arial"/>
          <w:sz w:val="22"/>
          <w:szCs w:val="22"/>
        </w:rPr>
        <w:t xml:space="preserve">This section introduces the </w:t>
      </w:r>
      <w:proofErr w:type="spellStart"/>
      <w:r>
        <w:rPr>
          <w:rFonts w:ascii="Arial" w:hAnsi="Arial"/>
          <w:sz w:val="22"/>
          <w:szCs w:val="22"/>
        </w:rPr>
        <w:t>BLtrimmer</w:t>
      </w:r>
      <w:proofErr w:type="spellEnd"/>
      <w:r>
        <w:rPr>
          <w:rFonts w:ascii="Arial" w:hAnsi="Arial"/>
          <w:sz w:val="22"/>
          <w:szCs w:val="22"/>
        </w:rPr>
        <w:t xml:space="preserve"> function in </w:t>
      </w:r>
      <w:proofErr w:type="spellStart"/>
      <w:r>
        <w:rPr>
          <w:rFonts w:ascii="Arial" w:hAnsi="Arial"/>
          <w:sz w:val="22"/>
          <w:szCs w:val="22"/>
        </w:rPr>
        <w:t>MeltR</w:t>
      </w:r>
      <w:proofErr w:type="spellEnd"/>
      <w:r>
        <w:rPr>
          <w:rFonts w:ascii="Arial" w:hAnsi="Arial"/>
          <w:sz w:val="22"/>
          <w:szCs w:val="22"/>
        </w:rPr>
        <w:t>, demonstrates it</w:t>
      </w:r>
      <w:del w:id="217" w:author="Sebastian Arteaga" w:date="2022-10-04T15:48:00Z">
        <w:r w:rsidDel="00B6422E">
          <w:rPr>
            <w:rFonts w:ascii="Arial" w:hAnsi="Arial"/>
            <w:sz w:val="22"/>
            <w:szCs w:val="22"/>
          </w:rPr>
          <w:delText>’</w:delText>
        </w:r>
      </w:del>
      <w:r>
        <w:rPr>
          <w:rFonts w:ascii="Arial" w:hAnsi="Arial"/>
          <w:sz w:val="22"/>
          <w:szCs w:val="22"/>
        </w:rPr>
        <w:t xml:space="preserve">s usage and results (Figure 2D-E), and describes its internal function. The next section </w:t>
      </w:r>
      <w:del w:id="218" w:author="Sebastian Arteaga" w:date="2022-10-04T15:49:00Z">
        <w:r w:rsidDel="00B6422E">
          <w:rPr>
            <w:rFonts w:ascii="Arial" w:hAnsi="Arial"/>
            <w:sz w:val="22"/>
            <w:szCs w:val="22"/>
          </w:rPr>
          <w:delText>examine</w:delText>
        </w:r>
      </w:del>
      <w:ins w:id="219" w:author="Sebastian Arteaga" w:date="2022-10-04T15:49:00Z">
        <w:r w:rsidR="00B6422E">
          <w:rPr>
            <w:rFonts w:ascii="Arial" w:hAnsi="Arial"/>
            <w:sz w:val="22"/>
            <w:szCs w:val="22"/>
          </w:rPr>
          <w:t>examines</w:t>
        </w:r>
      </w:ins>
      <w:r>
        <w:rPr>
          <w:rFonts w:ascii="Arial" w:hAnsi="Arial"/>
          <w:sz w:val="22"/>
          <w:szCs w:val="22"/>
        </w:rPr>
        <w:t xml:space="preserve"> the accuracy of the </w:t>
      </w:r>
      <w:proofErr w:type="spellStart"/>
      <w:r>
        <w:rPr>
          <w:rFonts w:ascii="Arial" w:hAnsi="Arial"/>
          <w:sz w:val="22"/>
          <w:szCs w:val="22"/>
        </w:rPr>
        <w:t>BLtrimmer</w:t>
      </w:r>
      <w:proofErr w:type="spellEnd"/>
      <w:r>
        <w:rPr>
          <w:rFonts w:ascii="Arial" w:hAnsi="Arial"/>
          <w:sz w:val="22"/>
          <w:szCs w:val="22"/>
        </w:rPr>
        <w:t xml:space="preserve"> fitting modeled, published, and unpublished data.</w:t>
      </w:r>
    </w:p>
    <w:p w14:paraId="44525FE8" w14:textId="39AF0AAC" w:rsidR="00DE39EE" w:rsidRDefault="006A3937">
      <w:pPr>
        <w:spacing w:after="288" w:line="480" w:lineRule="auto"/>
        <w:jc w:val="both"/>
        <w:rPr>
          <w:rFonts w:ascii="Arial" w:hAnsi="Arial"/>
          <w:sz w:val="22"/>
          <w:szCs w:val="22"/>
        </w:rPr>
      </w:pPr>
      <w:r>
        <w:rPr>
          <w:rFonts w:ascii="Arial" w:hAnsi="Arial"/>
          <w:sz w:val="22"/>
          <w:szCs w:val="22"/>
        </w:rPr>
        <w:t xml:space="preserve">The </w:t>
      </w:r>
      <w:proofErr w:type="spellStart"/>
      <w:r>
        <w:rPr>
          <w:rFonts w:ascii="Arial" w:hAnsi="Arial"/>
          <w:sz w:val="22"/>
          <w:szCs w:val="22"/>
        </w:rPr>
        <w:t>BLtrimmer</w:t>
      </w:r>
      <w:proofErr w:type="spellEnd"/>
      <w:r>
        <w:rPr>
          <w:rFonts w:ascii="Arial" w:hAnsi="Arial"/>
          <w:sz w:val="22"/>
          <w:szCs w:val="22"/>
        </w:rPr>
        <w:t xml:space="preserve"> has only one required </w:t>
      </w:r>
      <w:r>
        <w:rPr>
          <w:rFonts w:ascii="Arial" w:hAnsi="Arial"/>
          <w:sz w:val="22"/>
          <w:szCs w:val="22"/>
          <w:u w:val="single"/>
        </w:rPr>
        <w:t>argument</w:t>
      </w:r>
      <w:r>
        <w:rPr>
          <w:rFonts w:ascii="Arial" w:hAnsi="Arial"/>
          <w:sz w:val="22"/>
          <w:szCs w:val="22"/>
        </w:rPr>
        <w:t xml:space="preserve">, a </w:t>
      </w:r>
      <w:proofErr w:type="spellStart"/>
      <w:r>
        <w:rPr>
          <w:rFonts w:ascii="Arial" w:hAnsi="Arial"/>
          <w:sz w:val="22"/>
          <w:szCs w:val="22"/>
        </w:rPr>
        <w:t>MeltR</w:t>
      </w:r>
      <w:proofErr w:type="spellEnd"/>
      <w:r>
        <w:rPr>
          <w:rFonts w:ascii="Arial" w:hAnsi="Arial"/>
          <w:sz w:val="22"/>
          <w:szCs w:val="22"/>
        </w:rPr>
        <w:t xml:space="preserve"> fit object produced by </w:t>
      </w:r>
      <w:proofErr w:type="spellStart"/>
      <w:r>
        <w:rPr>
          <w:rFonts w:ascii="Arial" w:hAnsi="Arial"/>
          <w:sz w:val="22"/>
          <w:szCs w:val="22"/>
        </w:rPr>
        <w:t>meltR.A</w:t>
      </w:r>
      <w:proofErr w:type="spellEnd"/>
      <w:r>
        <w:rPr>
          <w:rFonts w:ascii="Arial" w:hAnsi="Arial"/>
          <w:sz w:val="22"/>
          <w:szCs w:val="22"/>
        </w:rPr>
        <w:t xml:space="preserve"> (Figure 2D.1). This </w:t>
      </w:r>
      <w:proofErr w:type="spellStart"/>
      <w:r>
        <w:rPr>
          <w:rFonts w:ascii="Arial" w:hAnsi="Arial"/>
          <w:sz w:val="22"/>
          <w:szCs w:val="22"/>
        </w:rPr>
        <w:t>MeltR</w:t>
      </w:r>
      <w:proofErr w:type="spellEnd"/>
      <w:r>
        <w:rPr>
          <w:rFonts w:ascii="Arial" w:hAnsi="Arial"/>
          <w:sz w:val="22"/>
          <w:szCs w:val="22"/>
        </w:rPr>
        <w:t xml:space="preserve"> fit object is used to estimate the temperatures where the sample is 90% and 10% helical (Figure 3A) </w:t>
      </w:r>
      <w:proofErr w:type="gramStart"/>
      <w:r>
        <w:rPr>
          <w:rFonts w:ascii="Arial" w:hAnsi="Arial"/>
          <w:sz w:val="22"/>
          <w:szCs w:val="22"/>
        </w:rPr>
        <w:t>in order to</w:t>
      </w:r>
      <w:proofErr w:type="gramEnd"/>
      <w:r>
        <w:rPr>
          <w:rFonts w:ascii="Arial" w:hAnsi="Arial"/>
          <w:sz w:val="22"/>
          <w:szCs w:val="22"/>
        </w:rPr>
        <w:t xml:space="preserve"> identify the core of the melting curve, which is not trimmed (Figure 3B). The other </w:t>
      </w:r>
      <w:r>
        <w:rPr>
          <w:rFonts w:ascii="Arial" w:hAnsi="Arial"/>
          <w:sz w:val="22"/>
          <w:szCs w:val="22"/>
          <w:u w:val="single"/>
        </w:rPr>
        <w:lastRenderedPageBreak/>
        <w:t>arguments</w:t>
      </w:r>
      <w:r>
        <w:rPr>
          <w:rFonts w:ascii="Arial" w:hAnsi="Arial"/>
          <w:sz w:val="22"/>
          <w:szCs w:val="22"/>
        </w:rPr>
        <w:t xml:space="preserve"> shown in Figure 2D are adjustable but set to the recommended value by default. The first optional </w:t>
      </w:r>
      <w:r>
        <w:rPr>
          <w:rFonts w:ascii="Arial" w:hAnsi="Arial"/>
          <w:sz w:val="22"/>
          <w:szCs w:val="22"/>
          <w:u w:val="single"/>
        </w:rPr>
        <w:t>argument</w:t>
      </w:r>
      <w:r>
        <w:rPr>
          <w:rFonts w:ascii="Arial" w:hAnsi="Arial"/>
          <w:sz w:val="22"/>
          <w:szCs w:val="22"/>
        </w:rPr>
        <w:t xml:space="preserve"> is the number of ranges to generate </w:t>
      </w:r>
      <w:commentRangeStart w:id="220"/>
      <w:r>
        <w:rPr>
          <w:rFonts w:ascii="Arial" w:hAnsi="Arial"/>
          <w:sz w:val="22"/>
          <w:szCs w:val="22"/>
        </w:rPr>
        <w:t>per sample</w:t>
      </w:r>
      <w:commentRangeEnd w:id="220"/>
      <w:r w:rsidR="008F0F86">
        <w:rPr>
          <w:rStyle w:val="CommentReference"/>
          <w:rFonts w:cs="Mangal"/>
        </w:rPr>
        <w:commentReference w:id="220"/>
      </w:r>
      <w:r>
        <w:rPr>
          <w:rFonts w:ascii="Arial" w:hAnsi="Arial"/>
          <w:sz w:val="22"/>
          <w:szCs w:val="22"/>
        </w:rPr>
        <w:t xml:space="preserve"> (Figure 2D.2). The second optional</w:t>
      </w:r>
      <w:del w:id="221" w:author="Sebastian Arteaga" w:date="2022-10-04T16:03:00Z">
        <w:r w:rsidDel="008F0F86">
          <w:rPr>
            <w:rFonts w:ascii="Arial" w:hAnsi="Arial"/>
            <w:sz w:val="22"/>
            <w:szCs w:val="22"/>
          </w:rPr>
          <w:delText>ly</w:delText>
        </w:r>
      </w:del>
      <w:ins w:id="222" w:author="Sebastian Arteaga" w:date="2022-10-04T16:03:00Z">
        <w:r w:rsidR="008F0F86">
          <w:rPr>
            <w:rFonts w:ascii="Arial" w:hAnsi="Arial"/>
            <w:sz w:val="22"/>
            <w:szCs w:val="22"/>
          </w:rPr>
          <w:t xml:space="preserve"> </w:t>
        </w:r>
      </w:ins>
      <w:del w:id="223" w:author="Sebastian Arteaga" w:date="2022-10-04T16:03:00Z">
        <w:r w:rsidDel="008F0F86">
          <w:rPr>
            <w:rFonts w:ascii="Arial" w:hAnsi="Arial"/>
            <w:sz w:val="22"/>
            <w:szCs w:val="22"/>
          </w:rPr>
          <w:delText xml:space="preserve"> adjustable </w:delText>
        </w:r>
      </w:del>
      <w:r>
        <w:rPr>
          <w:rFonts w:ascii="Arial" w:hAnsi="Arial"/>
          <w:sz w:val="22"/>
          <w:szCs w:val="22"/>
          <w:u w:val="single"/>
        </w:rPr>
        <w:t>argument</w:t>
      </w:r>
      <w:r>
        <w:rPr>
          <w:rFonts w:ascii="Arial" w:hAnsi="Arial"/>
          <w:sz w:val="22"/>
          <w:szCs w:val="22"/>
        </w:rPr>
        <w:t xml:space="preserve"> </w:t>
      </w:r>
      <w:ins w:id="224" w:author="Sebastian Arteaga" w:date="2022-10-04T16:03:00Z">
        <w:r w:rsidR="008F0F86">
          <w:rPr>
            <w:rFonts w:ascii="Arial" w:hAnsi="Arial"/>
            <w:sz w:val="22"/>
            <w:szCs w:val="22"/>
          </w:rPr>
          <w:t xml:space="preserve">that is adjustable </w:t>
        </w:r>
      </w:ins>
      <w:r>
        <w:rPr>
          <w:rFonts w:ascii="Arial" w:hAnsi="Arial"/>
          <w:sz w:val="22"/>
          <w:szCs w:val="22"/>
        </w:rPr>
        <w:t xml:space="preserve">is the temperature step between baselines (Figure 2D.3). </w:t>
      </w:r>
      <w:del w:id="225" w:author="Sebastian Arteaga" w:date="2022-10-04T16:03:00Z">
        <w:r w:rsidDel="008F0F86">
          <w:rPr>
            <w:rFonts w:ascii="Arial" w:hAnsi="Arial"/>
            <w:sz w:val="22"/>
            <w:szCs w:val="22"/>
          </w:rPr>
          <w:delText>Thus, by</w:delText>
        </w:r>
      </w:del>
      <w:ins w:id="226" w:author="Sebastian Arteaga" w:date="2022-10-04T16:03:00Z">
        <w:r w:rsidR="008F0F86">
          <w:rPr>
            <w:rFonts w:ascii="Arial" w:hAnsi="Arial"/>
            <w:sz w:val="22"/>
            <w:szCs w:val="22"/>
          </w:rPr>
          <w:t>By</w:t>
        </w:r>
      </w:ins>
      <w:r>
        <w:rPr>
          <w:rFonts w:ascii="Arial" w:hAnsi="Arial"/>
          <w:sz w:val="22"/>
          <w:szCs w:val="22"/>
        </w:rPr>
        <w:t xml:space="preserve"> </w:t>
      </w:r>
      <w:proofErr w:type="gramStart"/>
      <w:r>
        <w:rPr>
          <w:rFonts w:ascii="Arial" w:hAnsi="Arial"/>
          <w:sz w:val="22"/>
          <w:szCs w:val="22"/>
        </w:rPr>
        <w:t>default</w:t>
      </w:r>
      <w:proofErr w:type="gramEnd"/>
      <w:del w:id="227" w:author="Sebastian Arteaga" w:date="2022-10-04T16:03:00Z">
        <w:r w:rsidDel="008F0F86">
          <w:rPr>
            <w:rFonts w:ascii="Arial" w:hAnsi="Arial"/>
            <w:sz w:val="22"/>
            <w:szCs w:val="22"/>
          </w:rPr>
          <w:delText>,</w:delText>
        </w:r>
      </w:del>
      <w:r>
        <w:rPr>
          <w:rFonts w:ascii="Arial" w:hAnsi="Arial"/>
          <w:sz w:val="22"/>
          <w:szCs w:val="22"/>
        </w:rPr>
        <w:t xml:space="preserve"> the </w:t>
      </w:r>
      <w:proofErr w:type="spellStart"/>
      <w:r>
        <w:rPr>
          <w:rFonts w:ascii="Arial" w:hAnsi="Arial"/>
          <w:sz w:val="22"/>
          <w:szCs w:val="22"/>
        </w:rPr>
        <w:t>BLtrimmer</w:t>
      </w:r>
      <w:proofErr w:type="spellEnd"/>
      <w:r>
        <w:rPr>
          <w:rFonts w:ascii="Arial" w:hAnsi="Arial"/>
          <w:sz w:val="22"/>
          <w:szCs w:val="22"/>
        </w:rPr>
        <w:t xml:space="preserve"> will produce 5 symmetrical baselines per sample, at lengths of 5, 10, 15, 20, and 25 </w:t>
      </w:r>
      <w:r>
        <w:rPr>
          <w:rFonts w:ascii="Arial" w:hAnsi="Arial" w:cs="Arial"/>
          <w:sz w:val="22"/>
          <w:szCs w:val="22"/>
        </w:rPr>
        <w:t>°</w:t>
      </w:r>
      <w:r>
        <w:rPr>
          <w:rFonts w:ascii="Arial" w:hAnsi="Arial"/>
          <w:sz w:val="22"/>
          <w:szCs w:val="22"/>
        </w:rPr>
        <w:t>C (Figure 3C). The third optional</w:t>
      </w:r>
      <w:del w:id="228" w:author="Sebastian Arteaga" w:date="2022-10-04T16:03:00Z">
        <w:r w:rsidDel="008F0F86">
          <w:rPr>
            <w:rFonts w:ascii="Arial" w:hAnsi="Arial"/>
            <w:sz w:val="22"/>
            <w:szCs w:val="22"/>
          </w:rPr>
          <w:delText>ly</w:delText>
        </w:r>
      </w:del>
      <w:ins w:id="229" w:author="Sebastian Arteaga" w:date="2022-10-04T16:04:00Z">
        <w:r w:rsidR="008F0F86">
          <w:rPr>
            <w:rFonts w:ascii="Arial" w:hAnsi="Arial"/>
            <w:sz w:val="22"/>
            <w:szCs w:val="22"/>
          </w:rPr>
          <w:t xml:space="preserve"> </w:t>
        </w:r>
      </w:ins>
      <w:del w:id="230" w:author="Sebastian Arteaga" w:date="2022-10-04T16:04:00Z">
        <w:r w:rsidDel="008F0F86">
          <w:rPr>
            <w:rFonts w:ascii="Arial" w:hAnsi="Arial"/>
            <w:sz w:val="22"/>
            <w:szCs w:val="22"/>
          </w:rPr>
          <w:delText xml:space="preserve"> adjustable </w:delText>
        </w:r>
      </w:del>
      <w:r>
        <w:rPr>
          <w:rFonts w:ascii="Arial" w:hAnsi="Arial"/>
          <w:sz w:val="22"/>
          <w:szCs w:val="22"/>
          <w:u w:val="single"/>
        </w:rPr>
        <w:t>argument</w:t>
      </w:r>
      <w:r>
        <w:rPr>
          <w:rFonts w:ascii="Arial" w:hAnsi="Arial"/>
          <w:sz w:val="22"/>
          <w:szCs w:val="22"/>
        </w:rPr>
        <w:t xml:space="preserve"> </w:t>
      </w:r>
      <w:ins w:id="231" w:author="Sebastian Arteaga" w:date="2022-10-04T16:04:00Z">
        <w:r w:rsidR="008F0F86">
          <w:rPr>
            <w:rFonts w:ascii="Arial" w:hAnsi="Arial"/>
            <w:sz w:val="22"/>
            <w:szCs w:val="22"/>
          </w:rPr>
          <w:t xml:space="preserve">that is adjustable </w:t>
        </w:r>
      </w:ins>
      <w:r>
        <w:rPr>
          <w:rFonts w:ascii="Arial" w:hAnsi="Arial"/>
          <w:sz w:val="22"/>
          <w:szCs w:val="22"/>
        </w:rPr>
        <w:t xml:space="preserve">is the number of baseline combinations to test (Figure 2D.4). The </w:t>
      </w:r>
      <w:proofErr w:type="spellStart"/>
      <w:r>
        <w:rPr>
          <w:rFonts w:ascii="Arial" w:hAnsi="Arial"/>
          <w:sz w:val="22"/>
          <w:szCs w:val="22"/>
        </w:rPr>
        <w:t>BLtrimmer</w:t>
      </w:r>
      <w:proofErr w:type="spellEnd"/>
      <w:r>
        <w:rPr>
          <w:rFonts w:ascii="Arial" w:hAnsi="Arial"/>
          <w:sz w:val="22"/>
          <w:szCs w:val="22"/>
        </w:rPr>
        <w:t xml:space="preserve"> exhaustively permutes each baseline range with every other baseline range from every other sample. By default, this will produce 5</w:t>
      </w:r>
      <w:r>
        <w:rPr>
          <w:rFonts w:ascii="Arial" w:hAnsi="Arial"/>
          <w:sz w:val="22"/>
          <w:szCs w:val="22"/>
          <w:vertAlign w:val="superscript"/>
        </w:rPr>
        <w:t>N</w:t>
      </w:r>
      <w:r>
        <w:rPr>
          <w:rFonts w:ascii="Arial" w:hAnsi="Arial"/>
          <w:sz w:val="22"/>
          <w:szCs w:val="22"/>
        </w:rPr>
        <w:t xml:space="preserve"> combinations, where N is the number of samples in the data set. Testing all combinations would require a lot of computational power and is not necessary. One thousand randomly selected baseline combinations are enough to explore the error </w:t>
      </w:r>
      <w:del w:id="232" w:author="Sebastian Arteaga" w:date="2022-10-04T16:04:00Z">
        <w:r w:rsidDel="008F0F86">
          <w:rPr>
            <w:rFonts w:ascii="Arial" w:hAnsi="Arial"/>
            <w:sz w:val="22"/>
            <w:szCs w:val="22"/>
          </w:rPr>
          <w:delText>space, and</w:delText>
        </w:r>
      </w:del>
      <w:ins w:id="233" w:author="Sebastian Arteaga" w:date="2022-10-04T16:04:00Z">
        <w:r w:rsidR="008F0F86">
          <w:rPr>
            <w:rFonts w:ascii="Arial" w:hAnsi="Arial"/>
            <w:sz w:val="22"/>
            <w:szCs w:val="22"/>
          </w:rPr>
          <w:t>space and</w:t>
        </w:r>
      </w:ins>
      <w:r>
        <w:rPr>
          <w:rFonts w:ascii="Arial" w:hAnsi="Arial"/>
          <w:sz w:val="22"/>
          <w:szCs w:val="22"/>
        </w:rPr>
        <w:t xml:space="preserve"> take</w:t>
      </w:r>
      <w:ins w:id="234" w:author="Sebastian Arteaga" w:date="2022-10-04T16:04:00Z">
        <w:r w:rsidR="008F0F86">
          <w:rPr>
            <w:rFonts w:ascii="Arial" w:hAnsi="Arial"/>
            <w:sz w:val="22"/>
            <w:szCs w:val="22"/>
          </w:rPr>
          <w:t>s</w:t>
        </w:r>
      </w:ins>
      <w:r>
        <w:rPr>
          <w:rFonts w:ascii="Arial" w:hAnsi="Arial"/>
          <w:sz w:val="22"/>
          <w:szCs w:val="22"/>
        </w:rPr>
        <w:t xml:space="preserve"> 1-3 minutes to test on a laptop computer (</w:t>
      </w:r>
      <w:commentRangeStart w:id="235"/>
      <w:r>
        <w:rPr>
          <w:rFonts w:ascii="Arial" w:hAnsi="Arial"/>
          <w:sz w:val="22"/>
          <w:szCs w:val="22"/>
        </w:rPr>
        <w:t>Figure 3D</w:t>
      </w:r>
      <w:commentRangeEnd w:id="235"/>
      <w:r w:rsidR="008F0F86">
        <w:rPr>
          <w:rStyle w:val="CommentReference"/>
          <w:rFonts w:cs="Mangal"/>
        </w:rPr>
        <w:commentReference w:id="235"/>
      </w:r>
      <w:r>
        <w:rPr>
          <w:rFonts w:ascii="Arial" w:hAnsi="Arial"/>
          <w:sz w:val="22"/>
          <w:szCs w:val="22"/>
        </w:rPr>
        <w:t>).</w:t>
      </w:r>
    </w:p>
    <w:p w14:paraId="27360E77" w14:textId="240C2E75" w:rsidR="00DE39EE" w:rsidRDefault="006A3937">
      <w:pPr>
        <w:spacing w:after="288" w:line="480" w:lineRule="auto"/>
        <w:jc w:val="both"/>
        <w:rPr>
          <w:rFonts w:ascii="Arial" w:hAnsi="Arial"/>
          <w:sz w:val="22"/>
          <w:szCs w:val="22"/>
        </w:rPr>
      </w:pPr>
      <w:r>
        <w:rPr>
          <w:rFonts w:ascii="Arial" w:hAnsi="Arial"/>
          <w:sz w:val="22"/>
          <w:szCs w:val="22"/>
        </w:rPr>
        <w:t xml:space="preserve">The last important </w:t>
      </w:r>
      <w:r>
        <w:rPr>
          <w:rFonts w:ascii="Arial" w:hAnsi="Arial"/>
          <w:sz w:val="22"/>
          <w:szCs w:val="22"/>
          <w:u w:val="single"/>
        </w:rPr>
        <w:t>argument</w:t>
      </w:r>
      <w:r>
        <w:rPr>
          <w:rFonts w:ascii="Arial" w:hAnsi="Arial"/>
          <w:sz w:val="22"/>
          <w:szCs w:val="22"/>
        </w:rPr>
        <w:t xml:space="preserve"> is the error distance threshold, which by default selects the 25% of baseline combinations that produce the most internally consistent folding energies (Figure 2D.4). The error distance is a statistic that equally combines agreement between the Δ</w:t>
      </w:r>
      <w:r w:rsidRPr="008F0F86">
        <w:rPr>
          <w:rFonts w:ascii="Arial" w:hAnsi="Arial"/>
          <w:i/>
          <w:iCs/>
          <w:sz w:val="22"/>
          <w:szCs w:val="22"/>
          <w:rPrChange w:id="236" w:author="Sebastian Arteaga" w:date="2022-10-04T16:06:00Z">
            <w:rPr>
              <w:rFonts w:ascii="Arial" w:hAnsi="Arial"/>
              <w:sz w:val="22"/>
              <w:szCs w:val="22"/>
            </w:rPr>
          </w:rPrChange>
        </w:rPr>
        <w:t>H</w:t>
      </w:r>
      <w:r>
        <w:rPr>
          <w:rFonts w:ascii="Arial" w:hAnsi="Arial"/>
          <w:sz w:val="22"/>
          <w:szCs w:val="22"/>
        </w:rPr>
        <w:t xml:space="preserve">° produced by different samples </w:t>
      </w:r>
      <w:del w:id="237" w:author="Sebastian Arteaga" w:date="2022-10-04T16:13:00Z">
        <w:r w:rsidDel="002B30BD">
          <w:rPr>
            <w:rFonts w:ascii="Arial" w:hAnsi="Arial"/>
            <w:sz w:val="22"/>
            <w:szCs w:val="22"/>
          </w:rPr>
          <w:delText xml:space="preserve">by </w:delText>
        </w:r>
      </w:del>
      <w:ins w:id="238" w:author="Sebastian Arteaga" w:date="2022-10-04T16:13:00Z">
        <w:r w:rsidR="002B30BD">
          <w:rPr>
            <w:rFonts w:ascii="Arial" w:hAnsi="Arial"/>
            <w:sz w:val="22"/>
            <w:szCs w:val="22"/>
          </w:rPr>
          <w:t xml:space="preserve">using </w:t>
        </w:r>
      </w:ins>
      <w:r>
        <w:rPr>
          <w:rFonts w:ascii="Arial" w:hAnsi="Arial"/>
          <w:sz w:val="22"/>
          <w:szCs w:val="22"/>
        </w:rPr>
        <w:t>method 1, and agreement between the Δ</w:t>
      </w:r>
      <w:r w:rsidRPr="008F0F86">
        <w:rPr>
          <w:rFonts w:ascii="Arial" w:hAnsi="Arial"/>
          <w:i/>
          <w:iCs/>
          <w:sz w:val="22"/>
          <w:szCs w:val="22"/>
          <w:rPrChange w:id="239" w:author="Sebastian Arteaga" w:date="2022-10-04T16:06:00Z">
            <w:rPr>
              <w:rFonts w:ascii="Arial" w:hAnsi="Arial"/>
              <w:sz w:val="22"/>
              <w:szCs w:val="22"/>
            </w:rPr>
          </w:rPrChange>
        </w:rPr>
        <w:t>H</w:t>
      </w:r>
      <w:r>
        <w:rPr>
          <w:rFonts w:ascii="Arial" w:hAnsi="Arial"/>
          <w:sz w:val="22"/>
          <w:szCs w:val="22"/>
        </w:rPr>
        <w:t xml:space="preserve">° produced by method 1 and 2. </w:t>
      </w:r>
      <w:commentRangeStart w:id="240"/>
      <w:r>
        <w:rPr>
          <w:rFonts w:ascii="Arial" w:hAnsi="Arial"/>
          <w:sz w:val="22"/>
          <w:szCs w:val="22"/>
        </w:rPr>
        <w:t>Data from each baseline combination are first fit with method 1 and 2, and the normalized standard deviation of method 1 Δ</w:t>
      </w:r>
      <w:r w:rsidRPr="008F0F86">
        <w:rPr>
          <w:rFonts w:ascii="Arial" w:hAnsi="Arial"/>
          <w:i/>
          <w:iCs/>
          <w:sz w:val="22"/>
          <w:szCs w:val="22"/>
          <w:rPrChange w:id="241" w:author="Sebastian Arteaga" w:date="2022-10-04T16:06:00Z">
            <w:rPr>
              <w:rFonts w:ascii="Arial" w:hAnsi="Arial"/>
              <w:sz w:val="22"/>
              <w:szCs w:val="22"/>
            </w:rPr>
          </w:rPrChange>
        </w:rPr>
        <w:t>H</w:t>
      </w:r>
      <w:r>
        <w:rPr>
          <w:rFonts w:ascii="Arial" w:hAnsi="Arial"/>
          <w:sz w:val="22"/>
          <w:szCs w:val="22"/>
        </w:rPr>
        <w:t>° values and the normalized difference between method 1 and 2 Δ</w:t>
      </w:r>
      <w:r w:rsidRPr="008F0F86">
        <w:rPr>
          <w:rFonts w:ascii="Arial" w:hAnsi="Arial"/>
          <w:i/>
          <w:iCs/>
          <w:sz w:val="22"/>
          <w:szCs w:val="22"/>
          <w:rPrChange w:id="242" w:author="Sebastian Arteaga" w:date="2022-10-04T16:06:00Z">
            <w:rPr>
              <w:rFonts w:ascii="Arial" w:hAnsi="Arial"/>
              <w:sz w:val="22"/>
              <w:szCs w:val="22"/>
            </w:rPr>
          </w:rPrChange>
        </w:rPr>
        <w:t>H</w:t>
      </w:r>
      <w:r>
        <w:rPr>
          <w:rFonts w:ascii="Arial" w:hAnsi="Arial"/>
          <w:sz w:val="22"/>
          <w:szCs w:val="22"/>
        </w:rPr>
        <w:t>° values are calculated (Figure 3E</w:t>
      </w:r>
      <w:commentRangeEnd w:id="240"/>
      <w:r w:rsidR="002B30BD">
        <w:rPr>
          <w:rStyle w:val="CommentReference"/>
          <w:rFonts w:cs="Mangal"/>
        </w:rPr>
        <w:commentReference w:id="240"/>
      </w:r>
      <w:r>
        <w:rPr>
          <w:rFonts w:ascii="Arial" w:hAnsi="Arial"/>
          <w:sz w:val="22"/>
          <w:szCs w:val="22"/>
        </w:rPr>
        <w:t xml:space="preserve">). These values are then ranked and </w:t>
      </w:r>
      <w:commentRangeStart w:id="243"/>
      <w:r>
        <w:rPr>
          <w:rFonts w:ascii="Arial" w:hAnsi="Arial"/>
          <w:sz w:val="22"/>
          <w:szCs w:val="22"/>
        </w:rPr>
        <w:t>quantilized</w:t>
      </w:r>
      <w:commentRangeEnd w:id="243"/>
      <w:r w:rsidR="002B30BD">
        <w:rPr>
          <w:rStyle w:val="CommentReference"/>
          <w:rFonts w:cs="Mangal"/>
        </w:rPr>
        <w:commentReference w:id="243"/>
      </w:r>
      <w:r>
        <w:rPr>
          <w:rFonts w:ascii="Arial" w:hAnsi="Arial"/>
          <w:sz w:val="22"/>
          <w:szCs w:val="22"/>
        </w:rPr>
        <w:t>, placing each value on a relative scale from 0 to 1, where 0 is the most accurate and 1 is the least accurate (Figure 3F). The error distance is then calculated as the Pythagorean distance between a point on the plot and the origin, thus, equally accounting for agreement for method 1</w:t>
      </w:r>
      <w:del w:id="244" w:author="Sebastian Arteaga" w:date="2022-10-05T14:07:00Z">
        <w:r w:rsidDel="00916F70">
          <w:rPr>
            <w:rFonts w:ascii="Arial" w:hAnsi="Arial"/>
            <w:sz w:val="22"/>
            <w:szCs w:val="22"/>
          </w:rPr>
          <w:delText>,</w:delText>
        </w:r>
      </w:del>
      <w:r>
        <w:rPr>
          <w:rFonts w:ascii="Arial" w:hAnsi="Arial"/>
          <w:sz w:val="22"/>
          <w:szCs w:val="22"/>
        </w:rPr>
        <w:t xml:space="preserve"> and </w:t>
      </w:r>
      <w:del w:id="245" w:author="Sebastian Arteaga" w:date="2022-10-05T14:07:00Z">
        <w:r w:rsidDel="00916F70">
          <w:rPr>
            <w:rFonts w:ascii="Arial" w:hAnsi="Arial"/>
            <w:sz w:val="22"/>
            <w:szCs w:val="22"/>
          </w:rPr>
          <w:delText>by agreement of</w:delText>
        </w:r>
      </w:del>
      <w:del w:id="246" w:author="Sebastian Arteaga" w:date="2022-10-05T14:08:00Z">
        <w:r w:rsidDel="00916F70">
          <w:rPr>
            <w:rFonts w:ascii="Arial" w:hAnsi="Arial"/>
            <w:sz w:val="22"/>
            <w:szCs w:val="22"/>
          </w:rPr>
          <w:delText xml:space="preserve"> </w:delText>
        </w:r>
      </w:del>
      <w:r>
        <w:rPr>
          <w:rFonts w:ascii="Arial" w:hAnsi="Arial"/>
          <w:sz w:val="22"/>
          <w:szCs w:val="22"/>
        </w:rPr>
        <w:t>ΔH° produced by method</w:t>
      </w:r>
      <w:ins w:id="247" w:author="Sebastian Arteaga" w:date="2022-10-05T14:08:00Z">
        <w:r w:rsidR="00916F70">
          <w:rPr>
            <w:rFonts w:ascii="Arial" w:hAnsi="Arial"/>
            <w:sz w:val="22"/>
            <w:szCs w:val="22"/>
          </w:rPr>
          <w:t>s</w:t>
        </w:r>
      </w:ins>
      <w:r>
        <w:rPr>
          <w:rFonts w:ascii="Arial" w:hAnsi="Arial"/>
          <w:sz w:val="22"/>
          <w:szCs w:val="22"/>
        </w:rPr>
        <w:t xml:space="preserve"> 1 and 2. Then</w:t>
      </w:r>
      <w:ins w:id="248" w:author="Sebastian Arteaga" w:date="2022-10-05T14:08:00Z">
        <w:r w:rsidR="00916F70">
          <w:rPr>
            <w:rFonts w:ascii="Arial" w:hAnsi="Arial"/>
            <w:sz w:val="22"/>
            <w:szCs w:val="22"/>
          </w:rPr>
          <w:t>,</w:t>
        </w:r>
      </w:ins>
      <w:r>
        <w:rPr>
          <w:rFonts w:ascii="Arial" w:hAnsi="Arial"/>
          <w:sz w:val="22"/>
          <w:szCs w:val="22"/>
        </w:rPr>
        <w:t xml:space="preserve"> the </w:t>
      </w:r>
      <w:proofErr w:type="spellStart"/>
      <w:r>
        <w:rPr>
          <w:rFonts w:ascii="Arial" w:hAnsi="Arial"/>
          <w:sz w:val="22"/>
          <w:szCs w:val="22"/>
        </w:rPr>
        <w:t>BLtrimmer</w:t>
      </w:r>
      <w:proofErr w:type="spellEnd"/>
      <w:r>
        <w:rPr>
          <w:rFonts w:ascii="Arial" w:hAnsi="Arial"/>
          <w:sz w:val="22"/>
          <w:szCs w:val="22"/>
        </w:rPr>
        <w:t xml:space="preserve"> selects the 25% of baseline combinations that produce the smallest error distance (Figure 3G). The error distance threshold can be decreased to be more selective</w:t>
      </w:r>
      <w:del w:id="249" w:author="Sebastian Arteaga" w:date="2022-10-05T14:08:00Z">
        <w:r w:rsidDel="00916F70">
          <w:rPr>
            <w:rFonts w:ascii="Arial" w:hAnsi="Arial"/>
            <w:sz w:val="22"/>
            <w:szCs w:val="22"/>
          </w:rPr>
          <w:delText>,</w:delText>
        </w:r>
      </w:del>
      <w:r>
        <w:rPr>
          <w:rFonts w:ascii="Arial" w:hAnsi="Arial"/>
          <w:sz w:val="22"/>
          <w:szCs w:val="22"/>
        </w:rPr>
        <w:t xml:space="preserve"> or increased to 100% to generate an exhaustive description of the dependence effects of folding energies on baseline trimming. Lastly, the </w:t>
      </w:r>
      <w:proofErr w:type="spellStart"/>
      <w:r>
        <w:rPr>
          <w:rFonts w:ascii="Arial" w:hAnsi="Arial"/>
          <w:sz w:val="22"/>
          <w:szCs w:val="22"/>
        </w:rPr>
        <w:t>BLtrimmer</w:t>
      </w:r>
      <w:proofErr w:type="spellEnd"/>
      <w:r>
        <w:rPr>
          <w:rFonts w:ascii="Arial" w:hAnsi="Arial"/>
          <w:sz w:val="22"/>
          <w:szCs w:val="22"/>
        </w:rPr>
        <w:t xml:space="preserve"> passes the ensemble of internally consistent baseline combinations back to </w:t>
      </w:r>
      <w:proofErr w:type="spellStart"/>
      <w:r>
        <w:rPr>
          <w:rFonts w:ascii="Arial" w:hAnsi="Arial"/>
          <w:sz w:val="22"/>
          <w:szCs w:val="22"/>
        </w:rPr>
        <w:t>meltR.A</w:t>
      </w:r>
      <w:proofErr w:type="spellEnd"/>
      <w:r>
        <w:rPr>
          <w:rFonts w:ascii="Arial" w:hAnsi="Arial"/>
          <w:sz w:val="22"/>
          <w:szCs w:val="22"/>
        </w:rPr>
        <w:t xml:space="preserve"> for fitting. The results are</w:t>
      </w:r>
      <w:del w:id="250" w:author="Sebastian Arteaga" w:date="2022-10-05T14:09:00Z">
        <w:r w:rsidDel="00916F70">
          <w:rPr>
            <w:rFonts w:ascii="Arial" w:hAnsi="Arial"/>
            <w:sz w:val="22"/>
            <w:szCs w:val="22"/>
          </w:rPr>
          <w:delText xml:space="preserve"> a</w:delText>
        </w:r>
      </w:del>
      <w:r>
        <w:rPr>
          <w:rFonts w:ascii="Arial" w:hAnsi="Arial"/>
          <w:sz w:val="22"/>
          <w:szCs w:val="22"/>
        </w:rPr>
        <w:t xml:space="preserve"> averaged and 95% confidence intervals are determined (Figure 3H).</w:t>
      </w:r>
    </w:p>
    <w:p w14:paraId="5FD5B422" w14:textId="17449043" w:rsidR="00DE39EE" w:rsidRDefault="006A3937">
      <w:pPr>
        <w:spacing w:after="288" w:line="480" w:lineRule="auto"/>
        <w:jc w:val="both"/>
      </w:pPr>
      <w:r>
        <w:rPr>
          <w:rFonts w:ascii="Arial" w:hAnsi="Arial"/>
          <w:sz w:val="22"/>
          <w:szCs w:val="22"/>
        </w:rPr>
        <w:lastRenderedPageBreak/>
        <w:t xml:space="preserve">The </w:t>
      </w:r>
      <w:proofErr w:type="spellStart"/>
      <w:r>
        <w:rPr>
          <w:rFonts w:ascii="Arial" w:hAnsi="Arial"/>
          <w:sz w:val="22"/>
          <w:szCs w:val="22"/>
        </w:rPr>
        <w:t>BLtrimmer</w:t>
      </w:r>
      <w:proofErr w:type="spellEnd"/>
      <w:r>
        <w:rPr>
          <w:rFonts w:ascii="Arial" w:hAnsi="Arial"/>
          <w:sz w:val="22"/>
          <w:szCs w:val="22"/>
        </w:rPr>
        <w:t xml:space="preserve"> function saves the results as a </w:t>
      </w:r>
      <w:del w:id="251" w:author="Sebastian Arteaga" w:date="2022-10-05T14:10:00Z">
        <w:r w:rsidDel="00916F70">
          <w:rPr>
            <w:rFonts w:ascii="Arial" w:hAnsi="Arial"/>
            <w:sz w:val="22"/>
            <w:szCs w:val="22"/>
          </w:rPr>
          <w:delText xml:space="preserve">CSV </w:delText>
        </w:r>
      </w:del>
      <w:ins w:id="252" w:author="Sebastian Arteaga" w:date="2022-10-05T14:10:00Z">
        <w:r w:rsidR="00916F70">
          <w:rPr>
            <w:rFonts w:ascii="Arial" w:hAnsi="Arial"/>
            <w:sz w:val="22"/>
            <w:szCs w:val="22"/>
          </w:rPr>
          <w:t xml:space="preserve">*.csv </w:t>
        </w:r>
      </w:ins>
      <w:r>
        <w:rPr>
          <w:rFonts w:ascii="Arial" w:hAnsi="Arial"/>
          <w:sz w:val="22"/>
          <w:szCs w:val="22"/>
        </w:rPr>
        <w:t xml:space="preserve">and a </w:t>
      </w:r>
      <w:ins w:id="253" w:author="Sebastian Arteaga" w:date="2022-10-05T14:10:00Z">
        <w:r w:rsidR="00916F70">
          <w:rPr>
            <w:rFonts w:ascii="Arial" w:hAnsi="Arial"/>
            <w:sz w:val="22"/>
            <w:szCs w:val="22"/>
          </w:rPr>
          <w:t>*.pdf</w:t>
        </w:r>
      </w:ins>
      <w:del w:id="254" w:author="Sebastian Arteaga" w:date="2022-10-05T14:10:00Z">
        <w:r w:rsidDel="00916F70">
          <w:rPr>
            <w:rFonts w:ascii="Arial" w:hAnsi="Arial"/>
            <w:sz w:val="22"/>
            <w:szCs w:val="22"/>
          </w:rPr>
          <w:delText>PDF</w:delText>
        </w:r>
      </w:del>
      <w:r>
        <w:rPr>
          <w:rFonts w:ascii="Arial" w:hAnsi="Arial"/>
          <w:sz w:val="22"/>
          <w:szCs w:val="22"/>
        </w:rPr>
        <w:t xml:space="preserve">. The </w:t>
      </w:r>
      <w:ins w:id="255" w:author="Sebastian Arteaga" w:date="2022-10-05T14:10:00Z">
        <w:r w:rsidR="00916F70">
          <w:rPr>
            <w:rFonts w:ascii="Arial" w:hAnsi="Arial"/>
            <w:sz w:val="22"/>
            <w:szCs w:val="22"/>
          </w:rPr>
          <w:t>*.csv</w:t>
        </w:r>
      </w:ins>
      <w:del w:id="256" w:author="Sebastian Arteaga" w:date="2022-10-05T14:10:00Z">
        <w:r w:rsidDel="00916F70">
          <w:rPr>
            <w:rFonts w:ascii="Arial" w:hAnsi="Arial"/>
            <w:sz w:val="22"/>
            <w:szCs w:val="22"/>
          </w:rPr>
          <w:delText>CSV</w:delText>
        </w:r>
      </w:del>
      <w:r>
        <w:rPr>
          <w:rFonts w:ascii="Arial" w:hAnsi="Arial"/>
          <w:sz w:val="22"/>
          <w:szCs w:val="22"/>
        </w:rPr>
        <w:t xml:space="preserve"> consists of a table of folding energies and confidence intervals</w:t>
      </w:r>
      <w:del w:id="257" w:author="Sebastian Arteaga" w:date="2022-10-05T14:10:00Z">
        <w:r w:rsidDel="00916F70">
          <w:rPr>
            <w:rFonts w:ascii="Arial" w:hAnsi="Arial"/>
            <w:sz w:val="22"/>
            <w:szCs w:val="22"/>
          </w:rPr>
          <w:delText>,</w:delText>
        </w:r>
      </w:del>
      <w:r>
        <w:rPr>
          <w:rFonts w:ascii="Arial" w:hAnsi="Arial"/>
          <w:sz w:val="22"/>
          <w:szCs w:val="22"/>
        </w:rPr>
        <w:t xml:space="preserve"> determined from the ensemble of baseline combinations using the three methods (</w:t>
      </w:r>
      <w:commentRangeStart w:id="258"/>
      <w:r>
        <w:rPr>
          <w:rFonts w:ascii="Arial" w:hAnsi="Arial"/>
          <w:sz w:val="22"/>
          <w:szCs w:val="22"/>
        </w:rPr>
        <w:t>Figure 2E</w:t>
      </w:r>
      <w:commentRangeEnd w:id="258"/>
      <w:r w:rsidR="0036736E">
        <w:rPr>
          <w:rStyle w:val="CommentReference"/>
          <w:rFonts w:cs="Mangal"/>
        </w:rPr>
        <w:commentReference w:id="258"/>
      </w:r>
      <w:r>
        <w:rPr>
          <w:rFonts w:ascii="Arial" w:hAnsi="Arial"/>
          <w:sz w:val="22"/>
          <w:szCs w:val="22"/>
        </w:rPr>
        <w:t xml:space="preserve">, SI table 1). The </w:t>
      </w:r>
      <w:del w:id="259" w:author="Sebastian Arteaga" w:date="2022-10-05T14:11:00Z">
        <w:r w:rsidDel="00916F70">
          <w:rPr>
            <w:rFonts w:ascii="Arial" w:hAnsi="Arial"/>
            <w:sz w:val="22"/>
            <w:szCs w:val="22"/>
          </w:rPr>
          <w:delText xml:space="preserve">PDF </w:delText>
        </w:r>
      </w:del>
      <w:ins w:id="260" w:author="Sebastian Arteaga" w:date="2022-10-05T14:11:00Z">
        <w:r w:rsidR="00916F70">
          <w:rPr>
            <w:rFonts w:ascii="Arial" w:hAnsi="Arial"/>
            <w:sz w:val="22"/>
            <w:szCs w:val="22"/>
          </w:rPr>
          <w:t xml:space="preserve">*.pdf </w:t>
        </w:r>
      </w:ins>
      <w:r>
        <w:rPr>
          <w:rFonts w:ascii="Arial" w:hAnsi="Arial"/>
          <w:sz w:val="22"/>
          <w:szCs w:val="22"/>
        </w:rPr>
        <w:t xml:space="preserve">contains plots that the user can use to assess the results of a </w:t>
      </w:r>
      <w:proofErr w:type="spellStart"/>
      <w:r>
        <w:rPr>
          <w:rFonts w:ascii="Arial" w:hAnsi="Arial"/>
          <w:sz w:val="22"/>
          <w:szCs w:val="22"/>
        </w:rPr>
        <w:t>BLtrimmer</w:t>
      </w:r>
      <w:proofErr w:type="spellEnd"/>
      <w:r>
        <w:rPr>
          <w:rFonts w:ascii="Arial" w:hAnsi="Arial"/>
          <w:sz w:val="22"/>
          <w:szCs w:val="22"/>
        </w:rPr>
        <w:t xml:space="preserve"> </w:t>
      </w:r>
      <w:ins w:id="261" w:author="Sebastian Arteaga" w:date="2022-10-05T14:11:00Z">
        <w:r w:rsidR="00916F70">
          <w:rPr>
            <w:rFonts w:ascii="Arial" w:hAnsi="Arial"/>
            <w:sz w:val="22"/>
            <w:szCs w:val="22"/>
          </w:rPr>
          <w:t>output</w:t>
        </w:r>
      </w:ins>
      <w:del w:id="262" w:author="Sebastian Arteaga" w:date="2022-10-05T14:11:00Z">
        <w:r w:rsidDel="00916F70">
          <w:rPr>
            <w:rFonts w:ascii="Arial" w:hAnsi="Arial"/>
            <w:sz w:val="22"/>
            <w:szCs w:val="22"/>
          </w:rPr>
          <w:delText>run</w:delText>
        </w:r>
      </w:del>
      <w:r>
        <w:rPr>
          <w:rFonts w:ascii="Arial" w:hAnsi="Arial"/>
          <w:sz w:val="22"/>
          <w:szCs w:val="22"/>
        </w:rPr>
        <w:t xml:space="preserve"> (SI Figure 2). The first two plots are histograms showing the distribution of </w:t>
      </w:r>
      <w:ins w:id="263" w:author="Sebastian Arteaga" w:date="2022-10-05T14:13:00Z">
        <w:r w:rsidR="00916F70">
          <w:rPr>
            <w:rFonts w:ascii="Arial" w:hAnsi="Arial"/>
            <w:sz w:val="22"/>
            <w:szCs w:val="22"/>
          </w:rPr>
          <w:t xml:space="preserve">the </w:t>
        </w:r>
      </w:ins>
      <w:r>
        <w:rPr>
          <w:rFonts w:ascii="Arial" w:hAnsi="Arial"/>
          <w:sz w:val="22"/>
          <w:szCs w:val="22"/>
        </w:rPr>
        <w:t>normalized standard deviation of method 1 Δ</w:t>
      </w:r>
      <w:r w:rsidRPr="00916F70">
        <w:rPr>
          <w:rFonts w:ascii="Arial" w:hAnsi="Arial"/>
          <w:i/>
          <w:iCs/>
          <w:sz w:val="22"/>
          <w:szCs w:val="22"/>
          <w:rPrChange w:id="264" w:author="Sebastian Arteaga" w:date="2022-10-05T14:14:00Z">
            <w:rPr>
              <w:rFonts w:ascii="Arial" w:hAnsi="Arial"/>
              <w:sz w:val="22"/>
              <w:szCs w:val="22"/>
            </w:rPr>
          </w:rPrChange>
        </w:rPr>
        <w:t>H</w:t>
      </w:r>
      <w:r>
        <w:rPr>
          <w:rFonts w:ascii="Arial" w:hAnsi="Arial"/>
          <w:sz w:val="22"/>
          <w:szCs w:val="22"/>
        </w:rPr>
        <w:t>° values (SI Figure 2A) and the normalized difference between method</w:t>
      </w:r>
      <w:ins w:id="265" w:author="Sebastian Arteaga" w:date="2022-10-05T14:14:00Z">
        <w:r w:rsidR="00916F70">
          <w:rPr>
            <w:rFonts w:ascii="Arial" w:hAnsi="Arial"/>
            <w:sz w:val="22"/>
            <w:szCs w:val="22"/>
          </w:rPr>
          <w:t>s</w:t>
        </w:r>
      </w:ins>
      <w:r>
        <w:rPr>
          <w:rFonts w:ascii="Arial" w:hAnsi="Arial"/>
          <w:sz w:val="22"/>
          <w:szCs w:val="22"/>
        </w:rPr>
        <w:t xml:space="preserve"> 1 and 2 Δ</w:t>
      </w:r>
      <w:r w:rsidRPr="00916F70">
        <w:rPr>
          <w:rFonts w:ascii="Arial" w:hAnsi="Arial"/>
          <w:i/>
          <w:iCs/>
          <w:sz w:val="22"/>
          <w:szCs w:val="22"/>
          <w:rPrChange w:id="266" w:author="Sebastian Arteaga" w:date="2022-10-05T14:14:00Z">
            <w:rPr>
              <w:rFonts w:ascii="Arial" w:hAnsi="Arial"/>
              <w:sz w:val="22"/>
              <w:szCs w:val="22"/>
            </w:rPr>
          </w:rPrChange>
        </w:rPr>
        <w:t>H</w:t>
      </w:r>
      <w:r>
        <w:rPr>
          <w:rFonts w:ascii="Arial" w:hAnsi="Arial"/>
          <w:sz w:val="22"/>
          <w:szCs w:val="22"/>
        </w:rPr>
        <w:t xml:space="preserve">° for </w:t>
      </w:r>
      <w:proofErr w:type="gramStart"/>
      <w:r>
        <w:rPr>
          <w:rFonts w:ascii="Arial" w:hAnsi="Arial"/>
          <w:sz w:val="22"/>
          <w:szCs w:val="22"/>
        </w:rPr>
        <w:t>all of</w:t>
      </w:r>
      <w:proofErr w:type="gramEnd"/>
      <w:r>
        <w:rPr>
          <w:rFonts w:ascii="Arial" w:hAnsi="Arial"/>
          <w:sz w:val="22"/>
          <w:szCs w:val="22"/>
        </w:rPr>
        <w:t xml:space="preserve"> the baselines tested (SI Figure 2B)</w:t>
      </w:r>
      <w:del w:id="267" w:author="Sebastian Arteaga" w:date="2022-10-05T15:57:00Z">
        <w:r w:rsidDel="00916F70">
          <w:rPr>
            <w:rFonts w:ascii="Arial" w:hAnsi="Arial"/>
            <w:sz w:val="22"/>
            <w:szCs w:val="22"/>
          </w:rPr>
          <w:delText xml:space="preserve"> </w:delText>
        </w:r>
      </w:del>
      <w:r>
        <w:rPr>
          <w:rFonts w:ascii="Arial" w:hAnsi="Arial"/>
          <w:sz w:val="22"/>
          <w:szCs w:val="22"/>
        </w:rPr>
        <w:t>. Blue lines represent the 25% of baseline combinations that produce the most internally consistent folding energies. The peak of these distributions should occur below 15% for two state folding sequences (See below). The next plots show</w:t>
      </w:r>
      <w:del w:id="268" w:author="Sebastian Arteaga" w:date="2022-10-05T14:15:00Z">
        <w:r w:rsidDel="00916F70">
          <w:rPr>
            <w:rFonts w:ascii="Arial" w:hAnsi="Arial"/>
            <w:sz w:val="22"/>
            <w:szCs w:val="22"/>
          </w:rPr>
          <w:delText>s</w:delText>
        </w:r>
      </w:del>
      <w:r>
        <w:rPr>
          <w:rFonts w:ascii="Arial" w:hAnsi="Arial"/>
          <w:sz w:val="22"/>
          <w:szCs w:val="22"/>
        </w:rPr>
        <w:t xml:space="preserve"> the </w:t>
      </w:r>
      <w:commentRangeStart w:id="269"/>
      <w:r>
        <w:rPr>
          <w:rFonts w:ascii="Arial" w:hAnsi="Arial"/>
          <w:sz w:val="22"/>
          <w:szCs w:val="22"/>
        </w:rPr>
        <w:t>quantilized</w:t>
      </w:r>
      <w:commentRangeEnd w:id="269"/>
      <w:r w:rsidR="00916F70">
        <w:rPr>
          <w:rStyle w:val="CommentReference"/>
          <w:rFonts w:cs="Mangal"/>
        </w:rPr>
        <w:commentReference w:id="269"/>
      </w:r>
      <w:r>
        <w:rPr>
          <w:rFonts w:ascii="Arial" w:eastAsia="Times New Roman" w:hAnsi="Arial" w:cs="Times New Roman"/>
          <w:sz w:val="22"/>
          <w:szCs w:val="22"/>
        </w:rPr>
        <w:t xml:space="preserve"> standard deviation of </w:t>
      </w:r>
      <w:r>
        <w:rPr>
          <w:rStyle w:val="Heading3Char"/>
          <w:rFonts w:eastAsia="Times New Roman" w:cs="Times New Roman"/>
          <w:b w:val="0"/>
          <w:color w:val="auto"/>
          <w:sz w:val="22"/>
          <w:szCs w:val="22"/>
        </w:rPr>
        <w:t>ΔH° values in the method 1 fit</w:t>
      </w:r>
      <w:r>
        <w:rPr>
          <w:rFonts w:ascii="Arial" w:eastAsia="Times New Roman" w:hAnsi="Arial" w:cs="Times New Roman"/>
          <w:sz w:val="22"/>
          <w:szCs w:val="22"/>
        </w:rPr>
        <w:t xml:space="preserve"> versus the quantilized difference between </w:t>
      </w:r>
      <w:r>
        <w:rPr>
          <w:rStyle w:val="Heading3Char"/>
          <w:rFonts w:eastAsia="Times New Roman" w:cs="Times New Roman"/>
          <w:b w:val="0"/>
          <w:color w:val="auto"/>
          <w:sz w:val="22"/>
          <w:szCs w:val="22"/>
        </w:rPr>
        <w:t>ΔH° values in the method 1 and method 2 fit, for each baseline combination (SI Figure 2C). Ideally, the data points should be evenly spread throughout the space of the graph, as clustering indicates fitting artifacts due to aberrant data. The raw values are plotted below the quantilized graph for the convenience of the user (SI Figure 2F). The fourth plot shows the average ΔH° versus the standard deviation of ΔH° calculated from method 1</w:t>
      </w:r>
      <w:del w:id="270" w:author="Sebastian Arteaga" w:date="2022-10-05T16:00:00Z">
        <w:r w:rsidDel="00916F70">
          <w:rPr>
            <w:rStyle w:val="Heading3Char"/>
            <w:rFonts w:eastAsia="Times New Roman" w:cs="Times New Roman"/>
            <w:b w:val="0"/>
            <w:color w:val="auto"/>
            <w:sz w:val="22"/>
            <w:szCs w:val="22"/>
          </w:rPr>
          <w:delText>,</w:delText>
        </w:r>
      </w:del>
      <w:r>
        <w:rPr>
          <w:rStyle w:val="Heading3Char"/>
          <w:rFonts w:eastAsia="Times New Roman" w:cs="Times New Roman"/>
          <w:b w:val="0"/>
          <w:color w:val="auto"/>
          <w:sz w:val="22"/>
          <w:szCs w:val="22"/>
        </w:rPr>
        <w:t xml:space="preserve"> and should exhibit no trend or clustering (SI Figure 2D). Lastly, the fourth plot shows the average enthalpy produced by method 1 (Black) or the enthalpy produced by method 2 (Red), versus the difference in ΔH° between methods 1 and 2, </w:t>
      </w:r>
      <w:commentRangeStart w:id="271"/>
      <w:r>
        <w:rPr>
          <w:rStyle w:val="Heading3Char"/>
          <w:rFonts w:eastAsia="Times New Roman" w:cs="Times New Roman"/>
          <w:b w:val="0"/>
          <w:color w:val="auto"/>
          <w:sz w:val="22"/>
          <w:szCs w:val="22"/>
        </w:rPr>
        <w:t>for each baseline combination</w:t>
      </w:r>
      <w:ins w:id="272" w:author="Sebastian Arteaga" w:date="2022-10-05T16:01:00Z">
        <w:r w:rsidR="00916F70">
          <w:rPr>
            <w:rStyle w:val="Heading3Char"/>
            <w:rFonts w:eastAsia="Times New Roman" w:cs="Times New Roman"/>
            <w:b w:val="0"/>
            <w:color w:val="auto"/>
            <w:sz w:val="22"/>
            <w:szCs w:val="22"/>
          </w:rPr>
          <w:t xml:space="preserve"> </w:t>
        </w:r>
        <w:commentRangeEnd w:id="271"/>
        <w:r w:rsidR="00916F70">
          <w:rPr>
            <w:rStyle w:val="CommentReference"/>
            <w:rFonts w:cs="Mangal"/>
          </w:rPr>
          <w:commentReference w:id="271"/>
        </w:r>
        <w:r w:rsidR="00916F70">
          <w:rPr>
            <w:rStyle w:val="Heading3Char"/>
            <w:rFonts w:eastAsia="Times New Roman" w:cs="Times New Roman"/>
            <w:b w:val="0"/>
            <w:color w:val="auto"/>
            <w:sz w:val="22"/>
            <w:szCs w:val="22"/>
          </w:rPr>
          <w:t>(SI Figure 2E)</w:t>
        </w:r>
      </w:ins>
      <w:r>
        <w:rPr>
          <w:rStyle w:val="Heading3Char"/>
          <w:rFonts w:eastAsia="Times New Roman" w:cs="Times New Roman"/>
          <w:b w:val="0"/>
          <w:color w:val="auto"/>
          <w:sz w:val="22"/>
          <w:szCs w:val="22"/>
        </w:rPr>
        <w:t>. For two state folding sequences, these data should exhibit no trend and the black and red clusters should overlap (See below).</w:t>
      </w:r>
    </w:p>
    <w:p w14:paraId="246C7271" w14:textId="77777777" w:rsidR="00DE39EE" w:rsidRDefault="006A3937">
      <w:pPr>
        <w:spacing w:line="480" w:lineRule="auto"/>
        <w:rPr>
          <w:rFonts w:ascii="Arial" w:hAnsi="Arial"/>
          <w:i/>
          <w:iCs/>
        </w:rPr>
      </w:pPr>
      <w:proofErr w:type="spellStart"/>
      <w:r>
        <w:rPr>
          <w:rFonts w:ascii="Arial" w:hAnsi="Arial"/>
          <w:i/>
          <w:iCs/>
          <w:sz w:val="22"/>
          <w:szCs w:val="22"/>
        </w:rPr>
        <w:t>MeltR</w:t>
      </w:r>
      <w:proofErr w:type="spellEnd"/>
      <w:r>
        <w:rPr>
          <w:rFonts w:ascii="Arial" w:hAnsi="Arial"/>
          <w:i/>
          <w:iCs/>
          <w:sz w:val="22"/>
          <w:szCs w:val="22"/>
        </w:rPr>
        <w:t xml:space="preserve"> accurately reproduces thermodynamic parameters</w:t>
      </w:r>
    </w:p>
    <w:p w14:paraId="6F6F16B7" w14:textId="30B8F929" w:rsidR="00DE39EE" w:rsidRDefault="006A3937">
      <w:pPr>
        <w:spacing w:after="288" w:line="480" w:lineRule="auto"/>
        <w:jc w:val="both"/>
        <w:rPr>
          <w:rFonts w:ascii="Arial" w:hAnsi="Arial"/>
          <w:sz w:val="22"/>
          <w:szCs w:val="22"/>
        </w:rPr>
      </w:pPr>
      <w:r>
        <w:rPr>
          <w:rFonts w:ascii="Arial" w:hAnsi="Arial"/>
          <w:sz w:val="22"/>
          <w:szCs w:val="22"/>
        </w:rPr>
        <w:t xml:space="preserve">We first determined that </w:t>
      </w:r>
      <w:proofErr w:type="spellStart"/>
      <w:r>
        <w:rPr>
          <w:rFonts w:ascii="Arial" w:hAnsi="Arial"/>
          <w:sz w:val="22"/>
          <w:szCs w:val="22"/>
        </w:rPr>
        <w:t>MeltR</w:t>
      </w:r>
      <w:proofErr w:type="spellEnd"/>
      <w:r>
        <w:rPr>
          <w:rFonts w:ascii="Arial" w:hAnsi="Arial"/>
          <w:sz w:val="22"/>
          <w:szCs w:val="22"/>
        </w:rPr>
        <w:t xml:space="preserve"> accurately determined folding energies by fitting modeled data. Nine realistic absorbance melting curves, representing a thousand-fold concentration range, were modeled for 90 two-state folding </w:t>
      </w:r>
      <w:commentRangeStart w:id="273"/>
      <w:r>
        <w:rPr>
          <w:rFonts w:ascii="Arial" w:hAnsi="Arial"/>
          <w:sz w:val="22"/>
          <w:szCs w:val="22"/>
        </w:rPr>
        <w:t>helices</w:t>
      </w:r>
      <w:commentRangeEnd w:id="273"/>
      <w:r w:rsidR="00916F70">
        <w:rPr>
          <w:rStyle w:val="CommentReference"/>
          <w:rFonts w:cs="Mangal"/>
        </w:rPr>
        <w:commentReference w:id="273"/>
      </w:r>
      <w:r>
        <w:rPr>
          <w:rFonts w:ascii="Arial" w:hAnsi="Arial"/>
          <w:sz w:val="22"/>
          <w:szCs w:val="22"/>
        </w:rPr>
        <w:t xml:space="preserve">. Slopes, baselines, and absorbance errors were randomly generated. The modeled data were then fit with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del w:id="274" w:author="Sebastian Arteaga" w:date="2022-10-05T16:04:00Z">
        <w:r w:rsidDel="00916F70">
          <w:rPr>
            <w:rFonts w:ascii="Arial" w:hAnsi="Arial"/>
            <w:sz w:val="22"/>
            <w:szCs w:val="22"/>
          </w:rPr>
          <w:delText xml:space="preserve">, and </w:delText>
        </w:r>
      </w:del>
      <w:ins w:id="275" w:author="Sebastian Arteaga" w:date="2022-10-05T16:04:00Z">
        <w:r w:rsidR="00916F70">
          <w:rPr>
            <w:rFonts w:ascii="Arial" w:hAnsi="Arial"/>
            <w:sz w:val="22"/>
            <w:szCs w:val="22"/>
          </w:rPr>
          <w:t xml:space="preserve">, </w:t>
        </w:r>
      </w:ins>
      <w:r>
        <w:rPr>
          <w:rFonts w:ascii="Arial" w:hAnsi="Arial"/>
          <w:sz w:val="22"/>
          <w:szCs w:val="22"/>
        </w:rPr>
        <w:t xml:space="preserve">using no manual baseline trimming. </w:t>
      </w:r>
      <w:proofErr w:type="spellStart"/>
      <w:r>
        <w:rPr>
          <w:rFonts w:ascii="Arial" w:hAnsi="Arial"/>
          <w:sz w:val="22"/>
          <w:szCs w:val="22"/>
        </w:rPr>
        <w:t>BLtrimmer</w:t>
      </w:r>
      <w:proofErr w:type="spellEnd"/>
      <w:r>
        <w:rPr>
          <w:rFonts w:ascii="Arial" w:hAnsi="Arial"/>
          <w:sz w:val="22"/>
          <w:szCs w:val="22"/>
        </w:rPr>
        <w:t xml:space="preserve"> results for all three methods were in good agreement with the known folding energies (SI figure 3). Errors were evenly distributed between being higher than the known value and </w:t>
      </w:r>
      <w:r>
        <w:rPr>
          <w:rFonts w:ascii="Arial" w:hAnsi="Arial"/>
          <w:sz w:val="22"/>
          <w:szCs w:val="22"/>
        </w:rPr>
        <w:lastRenderedPageBreak/>
        <w:t xml:space="preserve">lower than the known value, indicating that the </w:t>
      </w:r>
      <w:proofErr w:type="spellStart"/>
      <w:r>
        <w:rPr>
          <w:rFonts w:ascii="Arial" w:hAnsi="Arial"/>
          <w:sz w:val="22"/>
          <w:szCs w:val="22"/>
        </w:rPr>
        <w:t>BLtrimmer</w:t>
      </w:r>
      <w:proofErr w:type="spellEnd"/>
      <w:r>
        <w:rPr>
          <w:rFonts w:ascii="Arial" w:hAnsi="Arial"/>
          <w:sz w:val="22"/>
          <w:szCs w:val="22"/>
        </w:rPr>
        <w:t xml:space="preserve"> was not incorporating a systematic error. </w:t>
      </w:r>
      <w:commentRangeStart w:id="276"/>
      <w:r>
        <w:rPr>
          <w:rFonts w:ascii="Arial" w:hAnsi="Arial"/>
          <w:sz w:val="22"/>
          <w:szCs w:val="22"/>
        </w:rPr>
        <w:t>Interestingly,</w:t>
      </w:r>
      <w:commentRangeEnd w:id="276"/>
      <w:r w:rsidR="00916F70">
        <w:rPr>
          <w:rStyle w:val="CommentReference"/>
          <w:rFonts w:cs="Mangal"/>
        </w:rPr>
        <w:commentReference w:id="276"/>
      </w:r>
      <w:r>
        <w:rPr>
          <w:rFonts w:ascii="Arial" w:hAnsi="Arial"/>
          <w:sz w:val="22"/>
          <w:szCs w:val="22"/>
        </w:rPr>
        <w:t xml:space="preserve"> method 2 was less accurate than methods 1 and 3, with and average </w:t>
      </w:r>
      <w:r>
        <w:rPr>
          <w:rStyle w:val="Heading3Char"/>
          <w:rFonts w:eastAsia="Times New Roman" w:cs="Times New Roman"/>
          <w:b w:val="0"/>
          <w:color w:val="auto"/>
          <w:sz w:val="22"/>
          <w:szCs w:val="22"/>
        </w:rPr>
        <w:t>ΔH° error of 3.3%, 0.4%, and 0.6% respectively (see discussion).</w:t>
      </w:r>
    </w:p>
    <w:p w14:paraId="13C75721" w14:textId="06D0770D" w:rsidR="00DE39EE" w:rsidRDefault="006A3937">
      <w:pPr>
        <w:spacing w:after="288" w:line="480" w:lineRule="auto"/>
        <w:jc w:val="both"/>
      </w:pPr>
      <w:r>
        <w:rPr>
          <w:rStyle w:val="Heading3Char"/>
          <w:rFonts w:eastAsia="Times New Roman" w:cs="Times New Roman"/>
          <w:b w:val="0"/>
          <w:color w:val="auto"/>
          <w:sz w:val="22"/>
          <w:szCs w:val="22"/>
        </w:rPr>
        <w:t xml:space="preserve">We next tested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with little user specification of baseline ranges by fitting real data. We compiled 5 data sets collected on self-complementary RNA from a </w:t>
      </w:r>
      <w:commentRangeStart w:id="277"/>
      <w:r>
        <w:rPr>
          <w:rStyle w:val="Heading3Char"/>
          <w:rFonts w:eastAsia="Times New Roman" w:cs="Times New Roman"/>
          <w:b w:val="0"/>
          <w:color w:val="auto"/>
          <w:sz w:val="22"/>
          <w:szCs w:val="22"/>
        </w:rPr>
        <w:t>published source</w:t>
      </w:r>
      <w:del w:id="278" w:author="Sebastian Arteaga" w:date="2022-10-05T16:07:00Z">
        <w:r w:rsidDel="00E47236">
          <w:rPr>
            <w:rStyle w:val="Heading3Char"/>
            <w:rFonts w:eastAsia="Times New Roman" w:cs="Times New Roman"/>
            <w:b w:val="0"/>
            <w:color w:val="auto"/>
            <w:sz w:val="22"/>
            <w:szCs w:val="22"/>
          </w:rPr>
          <w:delText>,l</w:delText>
        </w:r>
      </w:del>
      <w:r>
        <w:rPr>
          <w:rStyle w:val="Heading3Char"/>
          <w:rFonts w:eastAsia="Times New Roman" w:cs="Times New Roman"/>
          <w:b w:val="0"/>
          <w:color w:val="auto"/>
          <w:sz w:val="22"/>
          <w:szCs w:val="22"/>
        </w:rPr>
        <w:t xml:space="preserve"> </w:t>
      </w:r>
      <w:commentRangeEnd w:id="277"/>
      <w:r w:rsidR="00E47236">
        <w:rPr>
          <w:rStyle w:val="CommentReference"/>
          <w:rFonts w:cs="Mangal"/>
        </w:rPr>
        <w:commentReference w:id="277"/>
      </w:r>
      <w:r>
        <w:rPr>
          <w:rStyle w:val="Heading3Char"/>
          <w:rFonts w:eastAsia="Times New Roman" w:cs="Times New Roman"/>
          <w:b w:val="0"/>
          <w:color w:val="auto"/>
          <w:sz w:val="22"/>
          <w:szCs w:val="22"/>
        </w:rPr>
        <w:t>and 6 new data sets collected on a non-self-complementary RNA duplex</w:t>
      </w:r>
      <w:ins w:id="279" w:author="Sebastian Arteaga" w:date="2022-10-05T16:07:00Z">
        <w:r w:rsidR="00E47236">
          <w:rPr>
            <w:rStyle w:val="Heading3Char"/>
            <w:rFonts w:eastAsia="Times New Roman" w:cs="Times New Roman"/>
            <w:b w:val="0"/>
            <w:color w:val="auto"/>
            <w:sz w:val="22"/>
            <w:szCs w:val="22"/>
          </w:rPr>
          <w:t xml:space="preserve">, all of which are </w:t>
        </w:r>
      </w:ins>
      <w:del w:id="280" w:author="Sebastian Arteaga" w:date="2022-10-05T16:07:00Z">
        <w:r w:rsidDel="00E47236">
          <w:rPr>
            <w:rStyle w:val="Heading3Char"/>
            <w:rFonts w:eastAsia="Times New Roman" w:cs="Times New Roman"/>
            <w:b w:val="0"/>
            <w:color w:val="auto"/>
            <w:sz w:val="22"/>
            <w:szCs w:val="22"/>
          </w:rPr>
          <w:delText xml:space="preserve"> are </w:delText>
        </w:r>
      </w:del>
      <w:r>
        <w:rPr>
          <w:rStyle w:val="Heading3Char"/>
          <w:rFonts w:eastAsia="Times New Roman" w:cs="Times New Roman"/>
          <w:b w:val="0"/>
          <w:color w:val="auto"/>
          <w:sz w:val="22"/>
          <w:szCs w:val="22"/>
        </w:rPr>
        <w:t xml:space="preserve">presented here (SI Table 2). The data were fit with </w:t>
      </w:r>
      <w:proofErr w:type="spellStart"/>
      <w:r>
        <w:rPr>
          <w:rStyle w:val="Heading3Char"/>
          <w:rFonts w:eastAsia="Times New Roman" w:cs="Times New Roman"/>
          <w:b w:val="0"/>
          <w:color w:val="auto"/>
          <w:sz w:val="22"/>
          <w:szCs w:val="22"/>
        </w:rPr>
        <w:t>meltR.A</w:t>
      </w:r>
      <w:proofErr w:type="spellEnd"/>
      <w:r>
        <w:rPr>
          <w:rStyle w:val="Heading3Char"/>
          <w:rFonts w:eastAsia="Times New Roman" w:cs="Times New Roman"/>
          <w:b w:val="0"/>
          <w:color w:val="auto"/>
          <w:sz w:val="22"/>
          <w:szCs w:val="22"/>
        </w:rPr>
        <w:t xml:space="preserve">, only using a fixed baseline trim to remove aberrant data from the extremes of the data set, when appropriate. These fits were passed </w:t>
      </w:r>
      <w:ins w:id="281" w:author="Sebastian Arteaga" w:date="2022-10-05T16:09:00Z">
        <w:r w:rsidR="00F4720D">
          <w:rPr>
            <w:rStyle w:val="Heading3Char"/>
            <w:rFonts w:eastAsia="Times New Roman" w:cs="Times New Roman"/>
            <w:b w:val="0"/>
            <w:color w:val="auto"/>
            <w:sz w:val="22"/>
            <w:szCs w:val="22"/>
          </w:rPr>
          <w:t>through</w:t>
        </w:r>
      </w:ins>
      <w:del w:id="282" w:author="Sebastian Arteaga" w:date="2022-10-05T16:09:00Z">
        <w:r w:rsidDel="00F4720D">
          <w:rPr>
            <w:rStyle w:val="Heading3Char"/>
            <w:rFonts w:eastAsia="Times New Roman" w:cs="Times New Roman"/>
            <w:b w:val="0"/>
            <w:color w:val="auto"/>
            <w:sz w:val="22"/>
            <w:szCs w:val="22"/>
          </w:rPr>
          <w:delText>to</w:delText>
        </w:r>
      </w:del>
      <w:r>
        <w:rPr>
          <w:rStyle w:val="Heading3Char"/>
          <w:rFonts w:eastAsia="Times New Roman" w:cs="Times New Roman"/>
          <w:b w:val="0"/>
          <w:color w:val="auto"/>
          <w:sz w:val="22"/>
          <w:szCs w:val="22"/>
        </w:rPr>
        <w:t xml:space="preserve"> </w:t>
      </w:r>
      <w:proofErr w:type="spellStart"/>
      <w:r>
        <w:rPr>
          <w:rStyle w:val="Heading3Char"/>
          <w:rFonts w:eastAsia="Times New Roman" w:cs="Times New Roman"/>
          <w:b w:val="0"/>
          <w:color w:val="auto"/>
          <w:sz w:val="22"/>
          <w:szCs w:val="22"/>
        </w:rPr>
        <w:t>BLtrimmer</w:t>
      </w:r>
      <w:proofErr w:type="spellEnd"/>
      <w:r>
        <w:rPr>
          <w:rStyle w:val="Heading3Char"/>
          <w:rFonts w:eastAsia="Times New Roman" w:cs="Times New Roman"/>
          <w:b w:val="0"/>
          <w:color w:val="auto"/>
          <w:sz w:val="22"/>
          <w:szCs w:val="22"/>
        </w:rPr>
        <w:t xml:space="preserve">, resulting in folding energy estimates using the three </w:t>
      </w:r>
      <w:proofErr w:type="gramStart"/>
      <w:r>
        <w:rPr>
          <w:rStyle w:val="Heading3Char"/>
          <w:rFonts w:eastAsia="Times New Roman" w:cs="Times New Roman"/>
          <w:b w:val="0"/>
          <w:color w:val="auto"/>
          <w:sz w:val="22"/>
          <w:szCs w:val="22"/>
        </w:rPr>
        <w:t>aforementioned methods</w:t>
      </w:r>
      <w:proofErr w:type="gramEnd"/>
      <w:r>
        <w:rPr>
          <w:rStyle w:val="Heading3Char"/>
          <w:rFonts w:eastAsia="Times New Roman" w:cs="Times New Roman"/>
          <w:b w:val="0"/>
          <w:color w:val="auto"/>
          <w:sz w:val="22"/>
          <w:szCs w:val="22"/>
        </w:rPr>
        <w:t>. The three methods were in good agreement,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methods of 4.8% (max 15.7%), 5.4% (max 17.1%), 1.2% (max 2.6%), and 0.4% (max 0.7%), respectively.</w:t>
      </w:r>
    </w:p>
    <w:p w14:paraId="61664F26" w14:textId="053C7451" w:rsidR="00DE39EE" w:rsidRDefault="006A3937">
      <w:pPr>
        <w:spacing w:after="288" w:line="480" w:lineRule="auto"/>
        <w:jc w:val="both"/>
      </w:pPr>
      <w:r>
        <w:rPr>
          <w:rStyle w:val="Heading3Char"/>
          <w:rFonts w:eastAsia="Times New Roman" w:cs="Times New Roman"/>
          <w:b w:val="0"/>
          <w:color w:val="auto"/>
          <w:sz w:val="22"/>
          <w:szCs w:val="22"/>
        </w:rPr>
        <w:t xml:space="preserve">To obtain an independent measure of accuracy, we compared the folding energy we calculated with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to folding energies calculated with </w:t>
      </w:r>
      <w:del w:id="283" w:author="Sebastian Arteaga" w:date="2022-10-05T16:10:00Z">
        <w:r w:rsidDel="00F4720D">
          <w:rPr>
            <w:rStyle w:val="Heading3Char"/>
            <w:rFonts w:eastAsia="Times New Roman" w:cs="Times New Roman"/>
            <w:b w:val="0"/>
            <w:color w:val="auto"/>
            <w:sz w:val="22"/>
            <w:szCs w:val="22"/>
          </w:rPr>
          <w:delText>Meltwin</w:delText>
        </w:r>
      </w:del>
      <w:ins w:id="284" w:author="Sebastian Arteaga" w:date="2022-10-06T14:48:00Z">
        <w:r w:rsidR="007B5B9C">
          <w:rPr>
            <w:rStyle w:val="Heading3Char"/>
            <w:rFonts w:eastAsia="Times New Roman" w:cs="Times New Roman"/>
            <w:b w:val="0"/>
            <w:color w:val="auto"/>
            <w:sz w:val="22"/>
            <w:szCs w:val="22"/>
          </w:rPr>
          <w:t>MeltWin</w:t>
        </w:r>
      </w:ins>
      <w:r>
        <w:rPr>
          <w:rStyle w:val="Heading3Char"/>
          <w:rFonts w:eastAsia="Times New Roman" w:cs="Times New Roman"/>
          <w:b w:val="0"/>
          <w:color w:val="auto"/>
          <w:sz w:val="22"/>
          <w:szCs w:val="22"/>
        </w:rPr>
        <w:t xml:space="preserve">. Folding energies calculated with methods 1 and 2 using </w:t>
      </w:r>
      <w:del w:id="285" w:author="Sebastian Arteaga" w:date="2022-10-05T16:10:00Z">
        <w:r w:rsidDel="00F4720D">
          <w:rPr>
            <w:rStyle w:val="Heading3Char"/>
            <w:rFonts w:eastAsia="Times New Roman" w:cs="Times New Roman"/>
            <w:b w:val="0"/>
            <w:color w:val="auto"/>
            <w:sz w:val="22"/>
            <w:szCs w:val="22"/>
          </w:rPr>
          <w:delText xml:space="preserve">Meltwin </w:delText>
        </w:r>
      </w:del>
      <w:ins w:id="286" w:author="Sebastian Arteaga" w:date="2022-10-06T14:48:00Z">
        <w:r w:rsidR="007B5B9C">
          <w:rPr>
            <w:rStyle w:val="Heading3Char"/>
            <w:rFonts w:eastAsia="Times New Roman" w:cs="Times New Roman"/>
            <w:b w:val="0"/>
            <w:color w:val="auto"/>
            <w:sz w:val="22"/>
            <w:szCs w:val="22"/>
          </w:rPr>
          <w:t>MeltWin</w:t>
        </w:r>
      </w:ins>
      <w:ins w:id="287" w:author="Sebastian Arteaga" w:date="2022-10-05T16:10:00Z">
        <w:r w:rsidR="00F4720D">
          <w:rPr>
            <w:rStyle w:val="Heading3Char"/>
            <w:rFonts w:eastAsia="Times New Roman" w:cs="Times New Roman"/>
            <w:b w:val="0"/>
            <w:color w:val="auto"/>
            <w:sz w:val="22"/>
            <w:szCs w:val="22"/>
          </w:rPr>
          <w:t xml:space="preserve"> </w:t>
        </w:r>
      </w:ins>
      <w:r>
        <w:rPr>
          <w:rStyle w:val="Heading3Char"/>
          <w:rFonts w:eastAsia="Times New Roman" w:cs="Times New Roman"/>
          <w:b w:val="0"/>
          <w:color w:val="auto"/>
          <w:sz w:val="22"/>
          <w:szCs w:val="22"/>
        </w:rPr>
        <w:t xml:space="preserve">were obtained from the published source for the self-complementary helices. Folding energies calculated with methods 1 and 2 were obtained using </w:t>
      </w:r>
      <w:del w:id="288" w:author="Sebastian Arteaga" w:date="2022-10-05T16:10:00Z">
        <w:r w:rsidDel="00F4720D">
          <w:rPr>
            <w:rStyle w:val="Heading3Char"/>
            <w:rFonts w:eastAsia="Times New Roman" w:cs="Times New Roman"/>
            <w:b w:val="0"/>
            <w:color w:val="auto"/>
            <w:sz w:val="22"/>
            <w:szCs w:val="22"/>
          </w:rPr>
          <w:delText xml:space="preserve">Meltwin </w:delText>
        </w:r>
      </w:del>
      <w:ins w:id="289" w:author="Sebastian Arteaga" w:date="2022-10-06T14:48:00Z">
        <w:r w:rsidR="007B5B9C">
          <w:rPr>
            <w:rStyle w:val="Heading3Char"/>
            <w:rFonts w:eastAsia="Times New Roman" w:cs="Times New Roman"/>
            <w:b w:val="0"/>
            <w:color w:val="auto"/>
            <w:sz w:val="22"/>
            <w:szCs w:val="22"/>
          </w:rPr>
          <w:t>MeltWin</w:t>
        </w:r>
      </w:ins>
      <w:ins w:id="290" w:author="Sebastian Arteaga" w:date="2022-10-05T16:10:00Z">
        <w:r w:rsidR="00F4720D">
          <w:rPr>
            <w:rStyle w:val="Heading3Char"/>
            <w:rFonts w:eastAsia="Times New Roman" w:cs="Times New Roman"/>
            <w:b w:val="0"/>
            <w:color w:val="auto"/>
            <w:sz w:val="22"/>
            <w:szCs w:val="22"/>
          </w:rPr>
          <w:t xml:space="preserve"> </w:t>
        </w:r>
      </w:ins>
      <w:r>
        <w:rPr>
          <w:rStyle w:val="Heading3Char"/>
          <w:rFonts w:eastAsia="Times New Roman" w:cs="Times New Roman"/>
          <w:b w:val="0"/>
          <w:color w:val="auto"/>
          <w:sz w:val="22"/>
          <w:szCs w:val="22"/>
        </w:rPr>
        <w:t xml:space="preserve">by SA without input from JPS.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1, with little manual trimming of baselines, was in good agreement with </w:t>
      </w:r>
      <w:del w:id="291" w:author="Sebastian Arteaga" w:date="2022-10-05T16:10:00Z">
        <w:r w:rsidDel="00F4720D">
          <w:rPr>
            <w:rStyle w:val="Heading3Char"/>
            <w:rFonts w:eastAsia="Times New Roman" w:cs="Times New Roman"/>
            <w:b w:val="0"/>
            <w:color w:val="auto"/>
            <w:sz w:val="22"/>
            <w:szCs w:val="22"/>
          </w:rPr>
          <w:delText xml:space="preserve">Meltwin </w:delText>
        </w:r>
      </w:del>
      <w:ins w:id="292" w:author="Sebastian Arteaga" w:date="2022-10-06T14:48:00Z">
        <w:r w:rsidR="007B5B9C">
          <w:rPr>
            <w:rStyle w:val="Heading3Char"/>
            <w:rFonts w:eastAsia="Times New Roman" w:cs="Times New Roman"/>
            <w:b w:val="0"/>
            <w:color w:val="auto"/>
            <w:sz w:val="22"/>
            <w:szCs w:val="22"/>
          </w:rPr>
          <w:t>MeltWin</w:t>
        </w:r>
      </w:ins>
      <w:ins w:id="293" w:author="Sebastian Arteaga" w:date="2022-10-05T16:10:00Z">
        <w:r w:rsidR="00F4720D">
          <w:rPr>
            <w:rStyle w:val="Heading3Char"/>
            <w:rFonts w:eastAsia="Times New Roman" w:cs="Times New Roman"/>
            <w:b w:val="0"/>
            <w:color w:val="auto"/>
            <w:sz w:val="22"/>
            <w:szCs w:val="22"/>
          </w:rPr>
          <w:t xml:space="preserve"> </w:t>
        </w:r>
      </w:ins>
      <w:r>
        <w:rPr>
          <w:rStyle w:val="Heading3Char"/>
          <w:rFonts w:eastAsia="Times New Roman" w:cs="Times New Roman"/>
          <w:b w:val="0"/>
          <w:color w:val="auto"/>
          <w:sz w:val="22"/>
          <w:szCs w:val="22"/>
        </w:rPr>
        <w:t>method 1</w:t>
      </w:r>
      <w:del w:id="294" w:author="Sebastian Arteaga" w:date="2022-10-05T16:11:00Z">
        <w:r w:rsidDel="00F4720D">
          <w:rPr>
            <w:rStyle w:val="Heading3Char"/>
            <w:rFonts w:eastAsia="Times New Roman" w:cs="Times New Roman"/>
            <w:b w:val="0"/>
            <w:color w:val="auto"/>
            <w:sz w:val="22"/>
            <w:szCs w:val="22"/>
          </w:rPr>
          <w:delText>, with and</w:delText>
        </w:r>
      </w:del>
      <w:ins w:id="295" w:author="Sebastian Arteaga" w:date="2022-10-05T16:11:00Z">
        <w:r w:rsidR="00F4720D">
          <w:rPr>
            <w:rStyle w:val="Heading3Char"/>
            <w:rFonts w:eastAsia="Times New Roman" w:cs="Times New Roman"/>
            <w:b w:val="0"/>
            <w:color w:val="auto"/>
            <w:sz w:val="22"/>
            <w:szCs w:val="22"/>
          </w:rPr>
          <w:t>. The</w:t>
        </w:r>
      </w:ins>
      <w:r>
        <w:rPr>
          <w:rStyle w:val="Heading3Char"/>
          <w:rFonts w:eastAsia="Times New Roman" w:cs="Times New Roman"/>
          <w:b w:val="0"/>
          <w:color w:val="auto"/>
          <w:sz w:val="22"/>
          <w:szCs w:val="22"/>
        </w:rPr>
        <w:t xml:space="preserve">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w:t>
      </w:r>
      <w:ins w:id="296" w:author="Sebastian Arteaga" w:date="2022-10-05T16:11:00Z">
        <w:r w:rsidR="00F4720D">
          <w:rPr>
            <w:rStyle w:val="Heading3Char"/>
            <w:rFonts w:eastAsia="Times New Roman" w:cs="Times New Roman"/>
            <w:b w:val="0"/>
            <w:color w:val="auto"/>
            <w:sz w:val="22"/>
            <w:szCs w:val="22"/>
          </w:rPr>
          <w:t xml:space="preserve"> </w:t>
        </w:r>
      </w:ins>
      <w:ins w:id="297" w:author="Sebastian Arteaga" w:date="2022-10-05T16:12:00Z">
        <w:r w:rsidR="00F4720D">
          <w:rPr>
            <w:rStyle w:val="Heading3Char"/>
            <w:rFonts w:eastAsia="Times New Roman" w:cs="Times New Roman"/>
            <w:b w:val="0"/>
            <w:color w:val="auto"/>
            <w:sz w:val="22"/>
            <w:szCs w:val="22"/>
          </w:rPr>
          <w:t>was</w:t>
        </w:r>
      </w:ins>
      <w:del w:id="298" w:author="Sebastian Arteaga" w:date="2022-10-05T16:11:00Z">
        <w:r w:rsidDel="00F4720D">
          <w:rPr>
            <w:rStyle w:val="Heading3Char"/>
            <w:rFonts w:eastAsia="Times New Roman" w:cs="Times New Roman"/>
            <w:b w:val="0"/>
            <w:color w:val="auto"/>
            <w:sz w:val="22"/>
            <w:szCs w:val="22"/>
          </w:rPr>
          <w:delText xml:space="preserve"> of</w:delText>
        </w:r>
      </w:del>
      <w:r>
        <w:rPr>
          <w:rStyle w:val="Heading3Char"/>
          <w:rFonts w:eastAsia="Times New Roman" w:cs="Times New Roman"/>
          <w:b w:val="0"/>
          <w:color w:val="auto"/>
          <w:sz w:val="22"/>
          <w:szCs w:val="22"/>
        </w:rPr>
        <w:t xml:space="preserve"> 1.8% (max 4.7%), 2.0% (max 5.7%), 2.5% (max 4.4%), and 2.2% (max 3.8%), respectively (SI Table 3). Likewise,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2 was in good agreement with </w:t>
      </w:r>
      <w:del w:id="299" w:author="Sebastian Arteaga" w:date="2022-10-05T16:12:00Z">
        <w:r w:rsidDel="00F4720D">
          <w:rPr>
            <w:rStyle w:val="Heading3Char"/>
            <w:rFonts w:eastAsia="Times New Roman" w:cs="Times New Roman"/>
            <w:b w:val="0"/>
            <w:color w:val="auto"/>
            <w:sz w:val="22"/>
            <w:szCs w:val="22"/>
          </w:rPr>
          <w:delText xml:space="preserve">Meltwin </w:delText>
        </w:r>
      </w:del>
      <w:ins w:id="300" w:author="Sebastian Arteaga" w:date="2022-10-06T14:48:00Z">
        <w:r w:rsidR="007B5B9C">
          <w:rPr>
            <w:rStyle w:val="Heading3Char"/>
            <w:rFonts w:eastAsia="Times New Roman" w:cs="Times New Roman"/>
            <w:b w:val="0"/>
            <w:color w:val="auto"/>
            <w:sz w:val="22"/>
            <w:szCs w:val="22"/>
          </w:rPr>
          <w:t>MeltWin</w:t>
        </w:r>
      </w:ins>
      <w:ins w:id="301" w:author="Sebastian Arteaga" w:date="2022-10-05T16:12:00Z">
        <w:r w:rsidR="00F4720D">
          <w:rPr>
            <w:rStyle w:val="Heading3Char"/>
            <w:rFonts w:eastAsia="Times New Roman" w:cs="Times New Roman"/>
            <w:b w:val="0"/>
            <w:color w:val="auto"/>
            <w:sz w:val="22"/>
            <w:szCs w:val="22"/>
          </w:rPr>
          <w:t xml:space="preserve"> </w:t>
        </w:r>
      </w:ins>
      <w:r>
        <w:rPr>
          <w:rStyle w:val="Heading3Char"/>
          <w:rFonts w:eastAsia="Times New Roman" w:cs="Times New Roman"/>
          <w:b w:val="0"/>
          <w:color w:val="auto"/>
          <w:sz w:val="22"/>
          <w:szCs w:val="22"/>
        </w:rPr>
        <w:t>method 2</w:t>
      </w:r>
      <w:del w:id="302" w:author="Sebastian Arteaga" w:date="2022-10-05T16:12:00Z">
        <w:r w:rsidDel="00F4720D">
          <w:rPr>
            <w:rStyle w:val="Heading3Char"/>
            <w:rFonts w:eastAsia="Times New Roman" w:cs="Times New Roman"/>
            <w:b w:val="0"/>
            <w:color w:val="auto"/>
            <w:sz w:val="22"/>
            <w:szCs w:val="22"/>
          </w:rPr>
          <w:delText>, with a</w:delText>
        </w:r>
      </w:del>
      <w:ins w:id="303" w:author="Sebastian Arteaga" w:date="2022-10-05T16:12:00Z">
        <w:r w:rsidR="00F4720D">
          <w:rPr>
            <w:rStyle w:val="Heading3Char"/>
            <w:rFonts w:eastAsia="Times New Roman" w:cs="Times New Roman"/>
            <w:b w:val="0"/>
            <w:color w:val="auto"/>
            <w:sz w:val="22"/>
            <w:szCs w:val="22"/>
          </w:rPr>
          <w:t xml:space="preserve">. The </w:t>
        </w:r>
      </w:ins>
      <w:del w:id="304" w:author="Sebastian Arteaga" w:date="2022-10-05T16:12:00Z">
        <w:r w:rsidDel="00F4720D">
          <w:rPr>
            <w:rStyle w:val="Heading3Char"/>
            <w:rFonts w:eastAsia="Times New Roman" w:cs="Times New Roman"/>
            <w:b w:val="0"/>
            <w:color w:val="auto"/>
            <w:sz w:val="22"/>
            <w:szCs w:val="22"/>
          </w:rPr>
          <w:delText xml:space="preserve">nd </w:delText>
        </w:r>
      </w:del>
      <w:r>
        <w:rPr>
          <w:rStyle w:val="Heading3Char"/>
          <w:rFonts w:eastAsia="Times New Roman" w:cs="Times New Roman"/>
          <w:b w:val="0"/>
          <w:color w:val="auto"/>
          <w:sz w:val="22"/>
          <w:szCs w:val="22"/>
        </w:rPr>
        <w:t>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w:t>
      </w:r>
      <w:ins w:id="305" w:author="Sebastian Arteaga" w:date="2022-10-05T16:12:00Z">
        <w:r w:rsidR="00F4720D">
          <w:rPr>
            <w:rStyle w:val="Heading3Char"/>
            <w:rFonts w:eastAsia="Times New Roman" w:cs="Times New Roman"/>
            <w:b w:val="0"/>
            <w:color w:val="auto"/>
            <w:sz w:val="22"/>
            <w:szCs w:val="22"/>
          </w:rPr>
          <w:t>was</w:t>
        </w:r>
      </w:ins>
      <w:del w:id="306" w:author="Sebastian Arteaga" w:date="2022-10-05T16:12:00Z">
        <w:r w:rsidDel="00F4720D">
          <w:rPr>
            <w:rStyle w:val="Heading3Char"/>
            <w:rFonts w:eastAsia="Times New Roman" w:cs="Times New Roman"/>
            <w:b w:val="0"/>
            <w:color w:val="auto"/>
            <w:sz w:val="22"/>
            <w:szCs w:val="22"/>
          </w:rPr>
          <w:delText>of</w:delText>
        </w:r>
      </w:del>
      <w:r>
        <w:rPr>
          <w:rStyle w:val="Heading3Char"/>
          <w:rFonts w:eastAsia="Times New Roman" w:cs="Times New Roman"/>
          <w:b w:val="0"/>
          <w:color w:val="auto"/>
          <w:sz w:val="22"/>
          <w:szCs w:val="22"/>
        </w:rPr>
        <w:t xml:space="preserve"> 3.0% (max 7.0%), 3.3% (max 7.7%), 2.6% (max 3.6%), and 2.2% (max 3.8%), respectively (SI Table 4). These errors are on average smaller than the error expected for data produced in different labs</w:t>
      </w:r>
      <w:del w:id="307" w:author="Sebastian Arteaga" w:date="2022-10-05T16:14:00Z">
        <w:r w:rsidDel="00F4720D">
          <w:rPr>
            <w:rStyle w:val="Heading3Char"/>
            <w:rFonts w:eastAsia="Times New Roman" w:cs="Times New Roman"/>
            <w:b w:val="0"/>
            <w:color w:val="auto"/>
            <w:sz w:val="22"/>
            <w:szCs w:val="22"/>
          </w:rPr>
          <w:delText>,</w:delText>
        </w:r>
      </w:del>
      <w:r>
        <w:rPr>
          <w:rStyle w:val="Heading3Char"/>
          <w:rFonts w:eastAsia="Times New Roman" w:cs="Times New Roman"/>
          <w:b w:val="0"/>
          <w:color w:val="auto"/>
          <w:sz w:val="22"/>
          <w:szCs w:val="22"/>
        </w:rPr>
        <w:t xml:space="preserve"> due </w:t>
      </w:r>
      <w:ins w:id="308" w:author="Sebastian Arteaga" w:date="2022-10-05T16:14:00Z">
        <w:r w:rsidR="00F4720D">
          <w:rPr>
            <w:rStyle w:val="Heading3Char"/>
            <w:rFonts w:eastAsia="Times New Roman" w:cs="Times New Roman"/>
            <w:b w:val="0"/>
            <w:color w:val="auto"/>
            <w:sz w:val="22"/>
            <w:szCs w:val="22"/>
          </w:rPr>
          <w:t xml:space="preserve">to </w:t>
        </w:r>
      </w:ins>
      <w:r>
        <w:rPr>
          <w:rStyle w:val="Heading3Char"/>
          <w:rFonts w:eastAsia="Times New Roman" w:cs="Times New Roman"/>
          <w:b w:val="0"/>
          <w:color w:val="auto"/>
          <w:sz w:val="22"/>
          <w:szCs w:val="22"/>
        </w:rPr>
        <w:t>systematic errors in instrument calibration and data analysis (see discussion).</w:t>
      </w:r>
    </w:p>
    <w:p w14:paraId="2CF74D8E" w14:textId="77B82B19" w:rsidR="00DE39EE" w:rsidRDefault="006A3937">
      <w:pPr>
        <w:spacing w:after="288" w:line="480" w:lineRule="auto"/>
        <w:jc w:val="both"/>
      </w:pPr>
      <w:r>
        <w:rPr>
          <w:rStyle w:val="Heading3Char"/>
          <w:rFonts w:eastAsia="Times New Roman" w:cs="Times New Roman"/>
          <w:b w:val="0"/>
          <w:color w:val="auto"/>
          <w:sz w:val="22"/>
          <w:szCs w:val="22"/>
        </w:rPr>
        <w:t xml:space="preserve">Interestingly,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3 reasonably reconstituted both </w:t>
      </w:r>
      <w:del w:id="309" w:author="Sebastian Arteaga" w:date="2022-10-05T16:14:00Z">
        <w:r w:rsidDel="002A636E">
          <w:rPr>
            <w:rStyle w:val="Heading3Char"/>
            <w:rFonts w:eastAsia="Times New Roman" w:cs="Times New Roman"/>
            <w:b w:val="0"/>
            <w:color w:val="auto"/>
            <w:sz w:val="22"/>
            <w:szCs w:val="22"/>
          </w:rPr>
          <w:delText xml:space="preserve">Meltwin </w:delText>
        </w:r>
      </w:del>
      <w:ins w:id="310" w:author="Sebastian Arteaga" w:date="2022-10-06T14:48:00Z">
        <w:r w:rsidR="007B5B9C">
          <w:rPr>
            <w:rStyle w:val="Heading3Char"/>
            <w:rFonts w:eastAsia="Times New Roman" w:cs="Times New Roman"/>
            <w:b w:val="0"/>
            <w:color w:val="auto"/>
            <w:sz w:val="22"/>
            <w:szCs w:val="22"/>
          </w:rPr>
          <w:t>MeltWin</w:t>
        </w:r>
      </w:ins>
      <w:ins w:id="311" w:author="Sebastian Arteaga" w:date="2022-10-05T16:14:00Z">
        <w:r w:rsidR="002A636E">
          <w:rPr>
            <w:rStyle w:val="Heading3Char"/>
            <w:rFonts w:eastAsia="Times New Roman" w:cs="Times New Roman"/>
            <w:b w:val="0"/>
            <w:color w:val="auto"/>
            <w:sz w:val="22"/>
            <w:szCs w:val="22"/>
          </w:rPr>
          <w:t xml:space="preserve"> </w:t>
        </w:r>
      </w:ins>
      <w:r>
        <w:rPr>
          <w:rStyle w:val="Heading3Char"/>
          <w:rFonts w:eastAsia="Times New Roman" w:cs="Times New Roman"/>
          <w:b w:val="0"/>
          <w:color w:val="auto"/>
          <w:sz w:val="22"/>
          <w:szCs w:val="22"/>
        </w:rPr>
        <w:t xml:space="preserve">method 1 and 2 (Figure 4).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3 was in good agreement with </w:t>
      </w:r>
      <w:del w:id="312" w:author="Sebastian Arteaga" w:date="2022-10-06T14:48:00Z">
        <w:r w:rsidDel="007B5B9C">
          <w:rPr>
            <w:rStyle w:val="Heading3Char"/>
            <w:rFonts w:eastAsia="Times New Roman" w:cs="Times New Roman"/>
            <w:b w:val="0"/>
            <w:color w:val="auto"/>
            <w:sz w:val="22"/>
            <w:szCs w:val="22"/>
          </w:rPr>
          <w:delText>Meltwin</w:delText>
        </w:r>
      </w:del>
      <w:ins w:id="313" w:author="Sebastian Arteaga" w:date="2022-10-06T14:48:00Z">
        <w:r w:rsidR="007B5B9C">
          <w:rPr>
            <w:rStyle w:val="Heading3Char"/>
            <w:rFonts w:eastAsia="Times New Roman" w:cs="Times New Roman"/>
            <w:b w:val="0"/>
            <w:color w:val="auto"/>
            <w:sz w:val="22"/>
            <w:szCs w:val="22"/>
          </w:rPr>
          <w:t>MeltWin</w:t>
        </w:r>
      </w:ins>
      <w:r>
        <w:rPr>
          <w:rStyle w:val="Heading3Char"/>
          <w:rFonts w:eastAsia="Times New Roman" w:cs="Times New Roman"/>
          <w:b w:val="0"/>
          <w:color w:val="auto"/>
          <w:sz w:val="22"/>
          <w:szCs w:val="22"/>
        </w:rPr>
        <w:t xml:space="preserve"> method 1,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w:t>
      </w:r>
      <w:r>
        <w:rPr>
          <w:rStyle w:val="Heading3Char"/>
          <w:rFonts w:eastAsia="Times New Roman" w:cs="Times New Roman"/>
          <w:b w:val="0"/>
          <w:color w:val="auto"/>
          <w:sz w:val="22"/>
          <w:szCs w:val="22"/>
        </w:rPr>
        <w:lastRenderedPageBreak/>
        <w:t xml:space="preserve">between programs of 1.5% (max 4.4%), 1.6% (max 5.4%), 2.6% (max 5.6%), and 2.3% (max 3.6%), respectively (SI Table 5). Likewise, method 3 was in similar agreement with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2,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of 1.9% (max 6.3%), 2.2% (max 7.4%), 1.4% (max 3.0%), and 1.2% (max 1.8%), respectively (SI Table 5). In summary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3 reproduces </w:t>
      </w:r>
      <w:del w:id="314" w:author="Sebastian Arteaga" w:date="2022-10-05T16:15:00Z">
        <w:r w:rsidDel="002A636E">
          <w:rPr>
            <w:rStyle w:val="Heading3Char"/>
            <w:rFonts w:eastAsia="Times New Roman" w:cs="Times New Roman"/>
            <w:b w:val="0"/>
            <w:color w:val="auto"/>
            <w:sz w:val="22"/>
            <w:szCs w:val="22"/>
          </w:rPr>
          <w:delText xml:space="preserve">Meltwin </w:delText>
        </w:r>
      </w:del>
      <w:ins w:id="315" w:author="Sebastian Arteaga" w:date="2022-10-06T14:48:00Z">
        <w:r w:rsidR="007B5B9C">
          <w:rPr>
            <w:rStyle w:val="Heading3Char"/>
            <w:rFonts w:eastAsia="Times New Roman" w:cs="Times New Roman"/>
            <w:b w:val="0"/>
            <w:color w:val="auto"/>
            <w:sz w:val="22"/>
            <w:szCs w:val="22"/>
          </w:rPr>
          <w:t>MeltWin</w:t>
        </w:r>
      </w:ins>
      <w:ins w:id="316" w:author="Sebastian Arteaga" w:date="2022-10-05T16:15:00Z">
        <w:r w:rsidR="002A636E">
          <w:rPr>
            <w:rStyle w:val="Heading3Char"/>
            <w:rFonts w:eastAsia="Times New Roman" w:cs="Times New Roman"/>
            <w:b w:val="0"/>
            <w:color w:val="auto"/>
            <w:sz w:val="22"/>
            <w:szCs w:val="22"/>
          </w:rPr>
          <w:t xml:space="preserve"> </w:t>
        </w:r>
      </w:ins>
      <w:r>
        <w:rPr>
          <w:rStyle w:val="Heading3Char"/>
          <w:rFonts w:eastAsia="Times New Roman" w:cs="Times New Roman"/>
          <w:b w:val="0"/>
          <w:color w:val="auto"/>
          <w:sz w:val="22"/>
          <w:szCs w:val="22"/>
        </w:rPr>
        <w:t xml:space="preserve">methods 1 and 2, as well or better than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methods 1 and 2. </w:t>
      </w:r>
      <w:proofErr w:type="spellStart"/>
      <w:r>
        <w:rPr>
          <w:rStyle w:val="Heading3Char"/>
          <w:rFonts w:eastAsia="Times New Roman" w:cs="Times New Roman"/>
          <w:b w:val="0"/>
          <w:color w:val="auto"/>
          <w:sz w:val="22"/>
          <w:szCs w:val="22"/>
        </w:rPr>
        <w:t>Melthod</w:t>
      </w:r>
      <w:proofErr w:type="spellEnd"/>
      <w:r>
        <w:rPr>
          <w:rStyle w:val="Heading3Char"/>
          <w:rFonts w:eastAsia="Times New Roman" w:cs="Times New Roman"/>
          <w:b w:val="0"/>
          <w:color w:val="auto"/>
          <w:sz w:val="22"/>
          <w:szCs w:val="22"/>
        </w:rPr>
        <w:t xml:space="preserve"> 3 in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may be able to reproduce </w:t>
      </w:r>
      <w:del w:id="317" w:author="Sebastian Arteaga" w:date="2022-10-05T16:15:00Z">
        <w:r w:rsidDel="002A636E">
          <w:rPr>
            <w:rStyle w:val="Heading3Char"/>
            <w:rFonts w:eastAsia="Times New Roman" w:cs="Times New Roman"/>
            <w:b w:val="0"/>
            <w:color w:val="auto"/>
            <w:sz w:val="22"/>
            <w:szCs w:val="22"/>
          </w:rPr>
          <w:delText xml:space="preserve">Meltwin </w:delText>
        </w:r>
      </w:del>
      <w:ins w:id="318" w:author="Sebastian Arteaga" w:date="2022-10-06T14:48:00Z">
        <w:r w:rsidR="007B5B9C">
          <w:rPr>
            <w:rStyle w:val="Heading3Char"/>
            <w:rFonts w:eastAsia="Times New Roman" w:cs="Times New Roman"/>
            <w:b w:val="0"/>
            <w:color w:val="auto"/>
            <w:sz w:val="22"/>
            <w:szCs w:val="22"/>
          </w:rPr>
          <w:t>MeltWin</w:t>
        </w:r>
      </w:ins>
      <w:ins w:id="319" w:author="Sebastian Arteaga" w:date="2022-10-05T16:15:00Z">
        <w:r w:rsidR="002A636E">
          <w:rPr>
            <w:rStyle w:val="Heading3Char"/>
            <w:rFonts w:eastAsia="Times New Roman" w:cs="Times New Roman"/>
            <w:b w:val="0"/>
            <w:color w:val="auto"/>
            <w:sz w:val="22"/>
            <w:szCs w:val="22"/>
          </w:rPr>
          <w:t xml:space="preserve"> </w:t>
        </w:r>
      </w:ins>
      <w:r>
        <w:rPr>
          <w:rStyle w:val="Heading3Char"/>
          <w:rFonts w:eastAsia="Times New Roman" w:cs="Times New Roman"/>
          <w:b w:val="0"/>
          <w:color w:val="auto"/>
          <w:sz w:val="22"/>
          <w:szCs w:val="22"/>
        </w:rPr>
        <w:t xml:space="preserve">methods 1 and 2 because it combines the raw data fitting provided by method 1 with the linking of samples using the </w:t>
      </w:r>
      <w:ins w:id="320" w:author="Sebastian Arteaga" w:date="2022-10-05T16:16:00Z">
        <w:r w:rsidR="002A636E">
          <w:rPr>
            <w:rStyle w:val="Heading3Char"/>
            <w:rFonts w:eastAsia="Times New Roman" w:cs="Times New Roman"/>
            <w:b w:val="0"/>
            <w:color w:val="auto"/>
            <w:sz w:val="22"/>
            <w:szCs w:val="22"/>
          </w:rPr>
          <w:t>v</w:t>
        </w:r>
      </w:ins>
      <w:del w:id="321" w:author="Sebastian Arteaga" w:date="2022-10-05T16:16:00Z">
        <w:r w:rsidDel="002A636E">
          <w:rPr>
            <w:rStyle w:val="Heading3Char"/>
            <w:rFonts w:eastAsia="Times New Roman" w:cs="Times New Roman"/>
            <w:b w:val="0"/>
            <w:color w:val="auto"/>
            <w:sz w:val="22"/>
            <w:szCs w:val="22"/>
          </w:rPr>
          <w:delText>V</w:delText>
        </w:r>
      </w:del>
      <w:r>
        <w:rPr>
          <w:rStyle w:val="Heading3Char"/>
          <w:rFonts w:eastAsia="Times New Roman" w:cs="Times New Roman"/>
          <w:b w:val="0"/>
          <w:color w:val="auto"/>
          <w:sz w:val="22"/>
          <w:szCs w:val="22"/>
        </w:rPr>
        <w:t>an’t Hoff equation provided by method 2.</w:t>
      </w:r>
    </w:p>
    <w:p w14:paraId="266717E1" w14:textId="77777777" w:rsidR="00DE39EE" w:rsidRDefault="006A3937">
      <w:pPr>
        <w:spacing w:line="480" w:lineRule="auto"/>
        <w:rPr>
          <w:rFonts w:ascii="Arial" w:hAnsi="Arial"/>
          <w:i/>
          <w:iCs/>
        </w:rPr>
      </w:pPr>
      <w:r>
        <w:rPr>
          <w:rFonts w:ascii="Arial" w:hAnsi="Arial"/>
          <w:i/>
          <w:iCs/>
          <w:sz w:val="22"/>
          <w:szCs w:val="22"/>
        </w:rPr>
        <w:t xml:space="preserve">The </w:t>
      </w:r>
      <w:proofErr w:type="spellStart"/>
      <w:r>
        <w:rPr>
          <w:rFonts w:ascii="Arial" w:hAnsi="Arial"/>
          <w:i/>
          <w:iCs/>
          <w:sz w:val="22"/>
          <w:szCs w:val="22"/>
        </w:rPr>
        <w:t>BLtrimmer</w:t>
      </w:r>
      <w:proofErr w:type="spellEnd"/>
      <w:r>
        <w:rPr>
          <w:rFonts w:ascii="Arial" w:hAnsi="Arial"/>
          <w:i/>
          <w:iCs/>
          <w:sz w:val="22"/>
          <w:szCs w:val="22"/>
        </w:rPr>
        <w:t xml:space="preserve"> provides a two-state folding test</w:t>
      </w:r>
    </w:p>
    <w:p w14:paraId="5C0BDDAA" w14:textId="5F7FE190" w:rsidR="00DE39EE" w:rsidRDefault="006A3937">
      <w:pPr>
        <w:spacing w:line="480" w:lineRule="auto"/>
      </w:pPr>
      <w:r>
        <w:rPr>
          <w:rFonts w:ascii="Arial" w:hAnsi="Arial"/>
          <w:sz w:val="22"/>
          <w:szCs w:val="22"/>
        </w:rPr>
        <w:t xml:space="preserve">Helices are tested for two-state folding by comparing the </w:t>
      </w:r>
      <w:r>
        <w:rPr>
          <w:rStyle w:val="Heading3Char"/>
          <w:rFonts w:eastAsia="Times New Roman" w:cs="Times New Roman"/>
          <w:b w:val="0"/>
          <w:color w:val="auto"/>
          <w:sz w:val="22"/>
          <w:szCs w:val="22"/>
        </w:rPr>
        <w:t xml:space="preserve">ΔH° </w:t>
      </w:r>
      <w:r>
        <w:rPr>
          <w:rFonts w:ascii="Arial" w:hAnsi="Arial"/>
          <w:sz w:val="22"/>
          <w:szCs w:val="22"/>
        </w:rPr>
        <w:t xml:space="preserve">differences between methods 1 and 2. If the difference is smaller, or larger, than 15% of the mean value, the helix is considered two-state, or non-two-state, respectively. However, the results of methods 1 and 2 are both sensitive to baseline-trimming. This leads to a </w:t>
      </w:r>
      <w:del w:id="322" w:author="Sebastian Arteaga" w:date="2022-10-05T16:17:00Z">
        <w:r w:rsidDel="002A636E">
          <w:rPr>
            <w:rFonts w:ascii="Arial" w:hAnsi="Arial"/>
            <w:sz w:val="22"/>
            <w:szCs w:val="22"/>
          </w:rPr>
          <w:delText xml:space="preserve">problem, </w:delText>
        </w:r>
      </w:del>
      <w:del w:id="323" w:author="Sebastian Arteaga" w:date="2022-10-05T16:16:00Z">
        <w:r w:rsidDel="002A636E">
          <w:rPr>
            <w:rFonts w:ascii="Arial" w:hAnsi="Arial"/>
            <w:sz w:val="22"/>
            <w:szCs w:val="22"/>
          </w:rPr>
          <w:delText>its</w:delText>
        </w:r>
      </w:del>
      <w:del w:id="324" w:author="Sebastian Arteaga" w:date="2022-10-05T16:17:00Z">
        <w:r w:rsidDel="002A636E">
          <w:rPr>
            <w:rFonts w:ascii="Arial" w:hAnsi="Arial"/>
            <w:sz w:val="22"/>
            <w:szCs w:val="22"/>
          </w:rPr>
          <w:delText xml:space="preserve"> hard to tell</w:delText>
        </w:r>
      </w:del>
      <w:ins w:id="325" w:author="Sebastian Arteaga" w:date="2022-10-05T16:17:00Z">
        <w:r w:rsidR="002A636E">
          <w:rPr>
            <w:rFonts w:ascii="Arial" w:hAnsi="Arial"/>
            <w:sz w:val="22"/>
            <w:szCs w:val="22"/>
          </w:rPr>
          <w:t>issues telling</w:t>
        </w:r>
      </w:ins>
      <w:r>
        <w:rPr>
          <w:rFonts w:ascii="Arial" w:hAnsi="Arial"/>
          <w:sz w:val="22"/>
          <w:szCs w:val="22"/>
        </w:rPr>
        <w:t xml:space="preserve"> if the helix is truly two-state folding</w:t>
      </w:r>
      <w:del w:id="326" w:author="Sebastian Arteaga" w:date="2022-10-05T16:17:00Z">
        <w:r w:rsidDel="002A636E">
          <w:rPr>
            <w:rFonts w:ascii="Arial" w:hAnsi="Arial"/>
            <w:sz w:val="22"/>
            <w:szCs w:val="22"/>
          </w:rPr>
          <w:delText>,</w:delText>
        </w:r>
      </w:del>
      <w:r>
        <w:rPr>
          <w:rFonts w:ascii="Arial" w:hAnsi="Arial"/>
          <w:sz w:val="22"/>
          <w:szCs w:val="22"/>
        </w:rPr>
        <w:t xml:space="preserve"> or if errors in baseline trimming le</w:t>
      </w:r>
      <w:ins w:id="327" w:author="Sebastian Arteaga" w:date="2022-10-05T16:17:00Z">
        <w:r w:rsidR="002A636E">
          <w:rPr>
            <w:rFonts w:ascii="Arial" w:hAnsi="Arial"/>
            <w:sz w:val="22"/>
            <w:szCs w:val="22"/>
          </w:rPr>
          <w:t>ad</w:t>
        </w:r>
      </w:ins>
      <w:del w:id="328" w:author="Sebastian Arteaga" w:date="2022-10-05T16:17:00Z">
        <w:r w:rsidDel="002A636E">
          <w:rPr>
            <w:rFonts w:ascii="Arial" w:hAnsi="Arial"/>
            <w:sz w:val="22"/>
            <w:szCs w:val="22"/>
          </w:rPr>
          <w:delText>t</w:delText>
        </w:r>
      </w:del>
      <w:r>
        <w:rPr>
          <w:rFonts w:ascii="Arial" w:hAnsi="Arial"/>
          <w:sz w:val="22"/>
          <w:szCs w:val="22"/>
        </w:rPr>
        <w:t xml:space="preserve"> to the appearance of two-state folding. The baseline trimmer provides a solution to this problem, based on analysis of the distribution of helix energies derived from randomly trimmed baselines.</w:t>
      </w:r>
    </w:p>
    <w:p w14:paraId="4E43B52C" w14:textId="77777777" w:rsidR="00DE39EE" w:rsidRDefault="006A3937">
      <w:pPr>
        <w:spacing w:line="480" w:lineRule="auto"/>
        <w:rPr>
          <w:rFonts w:ascii="Arial" w:hAnsi="Arial"/>
          <w:color w:val="00CED1"/>
        </w:rPr>
      </w:pPr>
      <w:r>
        <w:rPr>
          <w:rFonts w:ascii="Arial" w:hAnsi="Arial"/>
          <w:color w:val="00CED1"/>
          <w:sz w:val="22"/>
          <w:szCs w:val="22"/>
        </w:rPr>
        <w:t>Paragraph 4: Histogram analysis followed by quartile analysis.</w:t>
      </w:r>
    </w:p>
    <w:p w14:paraId="168A40D6" w14:textId="77777777" w:rsidR="00DE39EE" w:rsidRDefault="006A3937">
      <w:pPr>
        <w:spacing w:line="480" w:lineRule="auto"/>
        <w:rPr>
          <w:rFonts w:ascii="Arial" w:hAnsi="Arial"/>
          <w:color w:val="00CED1"/>
        </w:rPr>
      </w:pPr>
      <w:r>
        <w:rPr>
          <w:rFonts w:ascii="Arial" w:hAnsi="Arial"/>
          <w:color w:val="00CED1"/>
          <w:sz w:val="22"/>
          <w:szCs w:val="22"/>
        </w:rPr>
        <w:t xml:space="preserve">Paragraph 4: Why the </w:t>
      </w:r>
      <w:proofErr w:type="spellStart"/>
      <w:r>
        <w:rPr>
          <w:rFonts w:ascii="Arial" w:hAnsi="Arial"/>
          <w:color w:val="00CED1"/>
          <w:sz w:val="22"/>
          <w:szCs w:val="22"/>
        </w:rPr>
        <w:t>BLtrimmer</w:t>
      </w:r>
      <w:proofErr w:type="spellEnd"/>
      <w:r>
        <w:rPr>
          <w:rFonts w:ascii="Arial" w:hAnsi="Arial"/>
          <w:color w:val="00CED1"/>
          <w:sz w:val="22"/>
          <w:szCs w:val="22"/>
        </w:rPr>
        <w:t xml:space="preserve"> does not force a </w:t>
      </w:r>
      <w:proofErr w:type="gramStart"/>
      <w:r>
        <w:rPr>
          <w:rFonts w:ascii="Arial" w:hAnsi="Arial"/>
          <w:color w:val="00CED1"/>
          <w:sz w:val="22"/>
          <w:szCs w:val="22"/>
        </w:rPr>
        <w:t>two state</w:t>
      </w:r>
      <w:proofErr w:type="gramEnd"/>
      <w:r>
        <w:rPr>
          <w:rFonts w:ascii="Arial" w:hAnsi="Arial"/>
          <w:color w:val="00CED1"/>
          <w:sz w:val="22"/>
          <w:szCs w:val="22"/>
        </w:rPr>
        <w:t xml:space="preserve"> interpretation on non-two state RNA.</w:t>
      </w:r>
    </w:p>
    <w:p w14:paraId="50E62224" w14:textId="77777777" w:rsidR="00DE39EE" w:rsidRDefault="006A3937">
      <w:pPr>
        <w:spacing w:line="480" w:lineRule="auto"/>
        <w:rPr>
          <w:rFonts w:ascii="Arial" w:hAnsi="Arial"/>
          <w:b/>
          <w:bCs/>
        </w:rPr>
      </w:pPr>
      <w:r>
        <w:rPr>
          <w:rFonts w:ascii="Arial" w:hAnsi="Arial"/>
          <w:b/>
          <w:bCs/>
          <w:sz w:val="22"/>
          <w:szCs w:val="22"/>
        </w:rPr>
        <w:t>Discussion</w:t>
      </w:r>
    </w:p>
    <w:p w14:paraId="27B89519" w14:textId="77777777" w:rsidR="00DE39EE" w:rsidRDefault="006A3937">
      <w:pPr>
        <w:spacing w:line="480" w:lineRule="auto"/>
        <w:rPr>
          <w:rFonts w:ascii="Arial" w:hAnsi="Arial"/>
          <w:b/>
          <w:bCs/>
        </w:rPr>
      </w:pPr>
      <w:r>
        <w:rPr>
          <w:rFonts w:ascii="Arial" w:hAnsi="Arial"/>
          <w:b/>
          <w:bCs/>
          <w:sz w:val="22"/>
          <w:szCs w:val="22"/>
        </w:rPr>
        <w:t>Materials and Methods</w:t>
      </w:r>
    </w:p>
    <w:p w14:paraId="6F3CA7A3" w14:textId="77777777" w:rsidR="00DE39EE" w:rsidRDefault="006A3937">
      <w:pPr>
        <w:spacing w:line="480" w:lineRule="auto"/>
        <w:rPr>
          <w:rFonts w:ascii="Arial" w:hAnsi="Arial"/>
          <w:i/>
          <w:iCs/>
        </w:rPr>
      </w:pPr>
      <w:r>
        <w:rPr>
          <w:rFonts w:ascii="Arial" w:hAnsi="Arial"/>
          <w:i/>
          <w:iCs/>
          <w:sz w:val="22"/>
          <w:szCs w:val="22"/>
        </w:rPr>
        <w:t>Data transparency and reproducibility</w:t>
      </w:r>
    </w:p>
    <w:p w14:paraId="04F803F7" w14:textId="77777777" w:rsidR="00DE39EE" w:rsidRDefault="006A3937">
      <w:pPr>
        <w:spacing w:line="480" w:lineRule="auto"/>
        <w:rPr>
          <w:rFonts w:ascii="Arial" w:hAnsi="Arial"/>
          <w:i/>
          <w:iCs/>
        </w:rPr>
      </w:pPr>
      <w:r>
        <w:rPr>
          <w:rFonts w:ascii="Arial" w:hAnsi="Arial"/>
          <w:i/>
          <w:iCs/>
          <w:sz w:val="22"/>
          <w:szCs w:val="22"/>
        </w:rPr>
        <w:t>Absorbance melting curves</w:t>
      </w:r>
    </w:p>
    <w:p w14:paraId="39BCD600" w14:textId="77777777" w:rsidR="00DE39EE" w:rsidRDefault="006A3937">
      <w:pPr>
        <w:spacing w:line="480" w:lineRule="auto"/>
        <w:rPr>
          <w:rFonts w:ascii="Arial" w:hAnsi="Arial"/>
          <w:color w:val="00CED1"/>
        </w:rPr>
      </w:pPr>
      <w:r>
        <w:rPr>
          <w:rFonts w:ascii="Arial" w:hAnsi="Arial"/>
          <w:color w:val="00CED1"/>
          <w:sz w:val="22"/>
          <w:szCs w:val="22"/>
        </w:rPr>
        <w:t>Paragraph 1: How Brent and Sebastian compiled Adams data</w:t>
      </w:r>
    </w:p>
    <w:p w14:paraId="1C6A8B7A" w14:textId="77777777" w:rsidR="00DE39EE" w:rsidRDefault="006A3937">
      <w:pPr>
        <w:spacing w:line="480" w:lineRule="auto"/>
        <w:rPr>
          <w:rFonts w:ascii="Arial" w:hAnsi="Arial"/>
          <w:color w:val="00CED1"/>
        </w:rPr>
      </w:pPr>
      <w:r>
        <w:rPr>
          <w:rFonts w:ascii="Arial" w:hAnsi="Arial"/>
          <w:color w:val="00CED1"/>
          <w:sz w:val="22"/>
          <w:szCs w:val="22"/>
        </w:rPr>
        <w:t>Paragraph 2: Acquisition in the Bevilacqua lab</w:t>
      </w:r>
    </w:p>
    <w:p w14:paraId="3E759A1E" w14:textId="77777777" w:rsidR="00DE39EE" w:rsidRDefault="006A3937">
      <w:pPr>
        <w:spacing w:line="480" w:lineRule="auto"/>
        <w:rPr>
          <w:rFonts w:ascii="Arial" w:hAnsi="Arial"/>
          <w:i/>
          <w:iCs/>
        </w:rPr>
      </w:pPr>
      <w:r>
        <w:rPr>
          <w:rFonts w:ascii="Arial" w:hAnsi="Arial"/>
          <w:i/>
          <w:iCs/>
          <w:sz w:val="22"/>
          <w:szCs w:val="22"/>
        </w:rPr>
        <w:t>Fitting absorbance melting curves</w:t>
      </w:r>
    </w:p>
    <w:p w14:paraId="40A63FB9" w14:textId="77777777" w:rsidR="00DE39EE" w:rsidRDefault="006A3937">
      <w:pPr>
        <w:spacing w:line="480" w:lineRule="auto"/>
        <w:rPr>
          <w:rFonts w:ascii="Arial" w:hAnsi="Arial"/>
          <w:i/>
          <w:iCs/>
          <w:color w:val="00CED1"/>
        </w:rPr>
      </w:pPr>
      <w:r>
        <w:rPr>
          <w:rFonts w:ascii="Arial" w:hAnsi="Arial"/>
          <w:color w:val="00CED1"/>
          <w:sz w:val="22"/>
          <w:szCs w:val="22"/>
        </w:rPr>
        <w:t xml:space="preserve">This will be copied and cleaned up from the theory section of the </w:t>
      </w:r>
      <w:proofErr w:type="spellStart"/>
      <w:r>
        <w:rPr>
          <w:rFonts w:ascii="Arial" w:hAnsi="Arial"/>
          <w:color w:val="00CED1"/>
          <w:sz w:val="22"/>
          <w:szCs w:val="22"/>
        </w:rPr>
        <w:t>MeltR</w:t>
      </w:r>
      <w:proofErr w:type="spellEnd"/>
      <w:r>
        <w:rPr>
          <w:rFonts w:ascii="Arial" w:hAnsi="Arial"/>
          <w:color w:val="00CED1"/>
          <w:sz w:val="22"/>
          <w:szCs w:val="22"/>
        </w:rPr>
        <w:t xml:space="preserve"> manual</w:t>
      </w:r>
    </w:p>
    <w:p w14:paraId="44E77958" w14:textId="77777777" w:rsidR="00DE39EE" w:rsidRDefault="006A3937">
      <w:pPr>
        <w:spacing w:line="480" w:lineRule="auto"/>
        <w:rPr>
          <w:rFonts w:ascii="Arial" w:hAnsi="Arial"/>
          <w:i/>
          <w:iCs/>
        </w:rPr>
      </w:pPr>
      <w:proofErr w:type="spellStart"/>
      <w:r>
        <w:rPr>
          <w:rFonts w:ascii="Arial" w:hAnsi="Arial"/>
          <w:i/>
          <w:iCs/>
          <w:sz w:val="22"/>
          <w:szCs w:val="22"/>
        </w:rPr>
        <w:lastRenderedPageBreak/>
        <w:t>BLtrimmer</w:t>
      </w:r>
      <w:proofErr w:type="spellEnd"/>
    </w:p>
    <w:p w14:paraId="7F26F656" w14:textId="77777777" w:rsidR="00DE39EE" w:rsidRDefault="006A3937">
      <w:pPr>
        <w:spacing w:line="480" w:lineRule="auto"/>
        <w:rPr>
          <w:rFonts w:ascii="Arial" w:hAnsi="Arial"/>
          <w:i/>
          <w:iCs/>
        </w:rPr>
      </w:pPr>
      <w:r>
        <w:rPr>
          <w:rFonts w:ascii="Arial" w:hAnsi="Arial"/>
          <w:i/>
          <w:iCs/>
          <w:sz w:val="22"/>
          <w:szCs w:val="22"/>
        </w:rPr>
        <w:t>Modeling absorbance melting curves</w:t>
      </w:r>
    </w:p>
    <w:p w14:paraId="14C54B7D" w14:textId="77777777" w:rsidR="00DE39EE" w:rsidRDefault="006A3937">
      <w:pPr>
        <w:spacing w:line="480" w:lineRule="auto"/>
        <w:rPr>
          <w:rFonts w:ascii="Arial" w:hAnsi="Arial"/>
          <w:color w:val="00CED1"/>
        </w:rPr>
      </w:pPr>
      <w:r>
        <w:rPr>
          <w:rFonts w:ascii="Arial" w:hAnsi="Arial"/>
          <w:color w:val="00CED1"/>
          <w:sz w:val="22"/>
          <w:szCs w:val="22"/>
        </w:rPr>
        <w:t xml:space="preserve">This will be copied and cleaned up from the theory section of the </w:t>
      </w:r>
      <w:proofErr w:type="spellStart"/>
      <w:r>
        <w:rPr>
          <w:rFonts w:ascii="Arial" w:hAnsi="Arial"/>
          <w:color w:val="00CED1"/>
          <w:sz w:val="22"/>
          <w:szCs w:val="22"/>
        </w:rPr>
        <w:t>MeltR</w:t>
      </w:r>
      <w:proofErr w:type="spellEnd"/>
      <w:r>
        <w:rPr>
          <w:rFonts w:ascii="Arial" w:hAnsi="Arial"/>
          <w:color w:val="00CED1"/>
          <w:sz w:val="22"/>
          <w:szCs w:val="22"/>
        </w:rPr>
        <w:t xml:space="preserve"> manual Figure 4</w:t>
      </w:r>
    </w:p>
    <w:p w14:paraId="6FEDB2D4" w14:textId="77777777" w:rsidR="00DE39EE" w:rsidRDefault="006A3937">
      <w:pPr>
        <w:spacing w:line="480" w:lineRule="auto"/>
        <w:rPr>
          <w:rFonts w:ascii="Arial" w:hAnsi="Arial"/>
          <w:b/>
          <w:bCs/>
        </w:rPr>
      </w:pPr>
      <w:r>
        <w:rPr>
          <w:rFonts w:ascii="Arial" w:hAnsi="Arial"/>
          <w:b/>
          <w:bCs/>
          <w:sz w:val="22"/>
          <w:szCs w:val="22"/>
        </w:rPr>
        <w:t>Definitions</w:t>
      </w:r>
    </w:p>
    <w:p w14:paraId="0CF2669B" w14:textId="2B694A29" w:rsidR="00DE39EE" w:rsidRDefault="006A3937">
      <w:pPr>
        <w:spacing w:line="480" w:lineRule="auto"/>
        <w:jc w:val="both"/>
      </w:pPr>
      <w:r>
        <w:rPr>
          <w:rFonts w:ascii="Arial" w:hAnsi="Arial"/>
          <w:sz w:val="22"/>
          <w:szCs w:val="22"/>
          <w:u w:val="single"/>
        </w:rPr>
        <w:t>Function</w:t>
      </w:r>
      <w:r>
        <w:rPr>
          <w:rFonts w:ascii="Arial" w:hAnsi="Arial"/>
          <w:sz w:val="22"/>
          <w:szCs w:val="22"/>
        </w:rPr>
        <w:t xml:space="preserve">: A block of code that automates a common task in a general way. </w:t>
      </w:r>
      <w:r>
        <w:rPr>
          <w:rFonts w:ascii="Arial" w:hAnsi="Arial"/>
          <w:sz w:val="22"/>
          <w:szCs w:val="22"/>
          <w:u w:val="single"/>
        </w:rPr>
        <w:t>Argument</w:t>
      </w:r>
      <w:r>
        <w:rPr>
          <w:rFonts w:ascii="Arial" w:hAnsi="Arial"/>
          <w:sz w:val="22"/>
          <w:szCs w:val="22"/>
        </w:rPr>
        <w:t>: The</w:t>
      </w:r>
      <w:del w:id="329" w:author="Sebastian Arteaga" w:date="2022-10-04T15:46:00Z">
        <w:r w:rsidDel="00B6422E">
          <w:rPr>
            <w:rFonts w:ascii="Arial" w:hAnsi="Arial"/>
            <w:sz w:val="22"/>
            <w:szCs w:val="22"/>
          </w:rPr>
          <w:delText xml:space="preserve"> an</w:delText>
        </w:r>
      </w:del>
      <w:r>
        <w:rPr>
          <w:rFonts w:ascii="Arial" w:hAnsi="Arial"/>
          <w:sz w:val="22"/>
          <w:szCs w:val="22"/>
        </w:rPr>
        <w:t xml:space="preserve"> input a function needs to run. </w:t>
      </w:r>
      <w:r w:rsidRPr="00B6422E">
        <w:rPr>
          <w:rFonts w:ascii="Arial" w:hAnsi="Arial"/>
          <w:sz w:val="22"/>
          <w:szCs w:val="22"/>
          <w:u w:val="single"/>
          <w:rPrChange w:id="330" w:author="Sebastian Arteaga" w:date="2022-10-04T15:46:00Z">
            <w:rPr>
              <w:rFonts w:ascii="Arial" w:hAnsi="Arial"/>
              <w:sz w:val="22"/>
              <w:szCs w:val="22"/>
            </w:rPr>
          </w:rPrChange>
        </w:rPr>
        <w:t>T</w:t>
      </w:r>
      <w:r>
        <w:rPr>
          <w:rFonts w:ascii="Arial" w:hAnsi="Arial"/>
          <w:sz w:val="22"/>
          <w:szCs w:val="22"/>
          <w:u w:val="single"/>
        </w:rPr>
        <w:t>idy formatted</w:t>
      </w:r>
      <w:r>
        <w:rPr>
          <w:rFonts w:ascii="Arial" w:hAnsi="Arial"/>
          <w:sz w:val="22"/>
          <w:szCs w:val="22"/>
        </w:rPr>
        <w:t>: A consistent way to organize data a</w:t>
      </w:r>
      <w:ins w:id="331" w:author="Sebastian Arteaga" w:date="2022-10-04T15:46:00Z">
        <w:r w:rsidR="00B6422E">
          <w:rPr>
            <w:rFonts w:ascii="Arial" w:hAnsi="Arial"/>
            <w:sz w:val="22"/>
            <w:szCs w:val="22"/>
          </w:rPr>
          <w:t>nd</w:t>
        </w:r>
      </w:ins>
      <w:r>
        <w:rPr>
          <w:rFonts w:ascii="Arial" w:hAnsi="Arial"/>
          <w:sz w:val="22"/>
          <w:szCs w:val="22"/>
        </w:rPr>
        <w:t xml:space="preserve"> data table</w:t>
      </w:r>
      <w:ins w:id="332" w:author="Sebastian Arteaga" w:date="2022-10-04T15:46:00Z">
        <w:r w:rsidR="00B6422E">
          <w:rPr>
            <w:rFonts w:ascii="Arial" w:hAnsi="Arial"/>
            <w:sz w:val="22"/>
            <w:szCs w:val="22"/>
          </w:rPr>
          <w:t>s</w:t>
        </w:r>
      </w:ins>
      <w:r>
        <w:rPr>
          <w:rFonts w:ascii="Arial" w:hAnsi="Arial"/>
          <w:sz w:val="22"/>
          <w:szCs w:val="22"/>
        </w:rPr>
        <w:t xml:space="preserve">. Each variable must have its own column. Each observation must have its own row. Each value must have its own cell. </w:t>
      </w:r>
      <w:r w:rsidRPr="00B6422E">
        <w:rPr>
          <w:rFonts w:ascii="Arial" w:hAnsi="Arial"/>
          <w:sz w:val="22"/>
          <w:szCs w:val="22"/>
          <w:u w:val="single"/>
          <w:rPrChange w:id="333" w:author="Sebastian Arteaga" w:date="2022-10-04T15:46:00Z">
            <w:rPr>
              <w:rFonts w:ascii="Arial" w:hAnsi="Arial"/>
              <w:sz w:val="22"/>
              <w:szCs w:val="22"/>
            </w:rPr>
          </w:rPrChange>
        </w:rPr>
        <w:t>D</w:t>
      </w:r>
      <w:r>
        <w:rPr>
          <w:rFonts w:ascii="Arial" w:hAnsi="Arial"/>
          <w:sz w:val="22"/>
          <w:szCs w:val="22"/>
          <w:u w:val="single"/>
        </w:rPr>
        <w:t>ata frame</w:t>
      </w:r>
      <w:r>
        <w:rPr>
          <w:rFonts w:ascii="Arial" w:hAnsi="Arial"/>
          <w:sz w:val="22"/>
          <w:szCs w:val="22"/>
        </w:rPr>
        <w:t xml:space="preserve">: Practically, a table of data in R. Specifically, a list of vectors, each containing a different variable. All vectors must be the same length in a data frame. </w:t>
      </w:r>
      <w:r>
        <w:rPr>
          <w:rFonts w:ascii="Arial" w:hAnsi="Arial"/>
          <w:sz w:val="22"/>
          <w:szCs w:val="22"/>
          <w:u w:val="single"/>
        </w:rPr>
        <w:t>Vector</w:t>
      </w:r>
      <w:r>
        <w:rPr>
          <w:rFonts w:ascii="Arial" w:hAnsi="Arial"/>
          <w:sz w:val="22"/>
          <w:szCs w:val="22"/>
        </w:rPr>
        <w:t xml:space="preserve">: Basic unit of data storage in R. Created with the “c” function. For example, to create a vector for the </w:t>
      </w:r>
      <w:proofErr w:type="spellStart"/>
      <w:r>
        <w:rPr>
          <w:rFonts w:ascii="Arial" w:hAnsi="Arial"/>
          <w:sz w:val="22"/>
          <w:szCs w:val="22"/>
        </w:rPr>
        <w:t>NucAcid</w:t>
      </w:r>
      <w:proofErr w:type="spellEnd"/>
      <w:r>
        <w:rPr>
          <w:rFonts w:ascii="Arial" w:hAnsi="Arial"/>
          <w:sz w:val="22"/>
          <w:szCs w:val="22"/>
        </w:rPr>
        <w:t xml:space="preserve"> argument for </w:t>
      </w:r>
      <w:proofErr w:type="spellStart"/>
      <w:r>
        <w:rPr>
          <w:rFonts w:ascii="Arial" w:hAnsi="Arial"/>
          <w:sz w:val="22"/>
          <w:szCs w:val="22"/>
        </w:rPr>
        <w:t>meltR.A</w:t>
      </w:r>
      <w:proofErr w:type="spellEnd"/>
      <w:r>
        <w:rPr>
          <w:rFonts w:ascii="Arial" w:hAnsi="Arial"/>
          <w:sz w:val="22"/>
          <w:szCs w:val="22"/>
        </w:rPr>
        <w:t>, one can use the “c” function, “</w:t>
      </w:r>
      <w:proofErr w:type="gramStart"/>
      <w:r>
        <w:rPr>
          <w:rFonts w:ascii="Arial" w:hAnsi="Arial"/>
          <w:sz w:val="22"/>
          <w:szCs w:val="22"/>
        </w:rPr>
        <w:t>c(</w:t>
      </w:r>
      <w:proofErr w:type="gramEnd"/>
      <w:r>
        <w:rPr>
          <w:rFonts w:ascii="Arial" w:hAnsi="Arial"/>
          <w:sz w:val="22"/>
          <w:szCs w:val="22"/>
        </w:rPr>
        <w:t xml:space="preserve">“RNA”, “AAAA”, “UUUU”)”. </w:t>
      </w:r>
      <w:r>
        <w:rPr>
          <w:rFonts w:ascii="Arial" w:hAnsi="Arial"/>
          <w:sz w:val="22"/>
          <w:szCs w:val="22"/>
          <w:u w:val="single"/>
        </w:rPr>
        <w:t>List</w:t>
      </w:r>
      <w:r>
        <w:rPr>
          <w:rFonts w:ascii="Arial" w:hAnsi="Arial"/>
          <w:sz w:val="22"/>
          <w:szCs w:val="22"/>
        </w:rPr>
        <w:t>: A more advanced type of data storage in R. Can be a list of anything, including vectors, data frames, and other lists.</w:t>
      </w:r>
    </w:p>
    <w:p w14:paraId="4A56F7E3" w14:textId="77777777" w:rsidR="00DE39EE" w:rsidRDefault="006A3937">
      <w:pPr>
        <w:spacing w:line="480" w:lineRule="auto"/>
        <w:rPr>
          <w:rFonts w:ascii="Arial" w:hAnsi="Arial"/>
          <w:b/>
          <w:bCs/>
        </w:rPr>
      </w:pPr>
      <w:r>
        <w:rPr>
          <w:rFonts w:ascii="Arial" w:hAnsi="Arial"/>
          <w:b/>
          <w:bCs/>
          <w:sz w:val="22"/>
          <w:szCs w:val="22"/>
        </w:rPr>
        <w:t>Acknowledgments</w:t>
      </w:r>
    </w:p>
    <w:p w14:paraId="0570A66C" w14:textId="77777777" w:rsidR="00DE39EE" w:rsidRDefault="006A3937">
      <w:pPr>
        <w:spacing w:line="480" w:lineRule="auto"/>
        <w:rPr>
          <w:rFonts w:ascii="Arial" w:hAnsi="Arial"/>
          <w:b/>
          <w:bCs/>
        </w:rPr>
      </w:pPr>
      <w:r>
        <w:rPr>
          <w:rFonts w:ascii="Arial" w:hAnsi="Arial"/>
          <w:b/>
          <w:bCs/>
          <w:sz w:val="22"/>
          <w:szCs w:val="22"/>
        </w:rPr>
        <w:t>References</w:t>
      </w:r>
      <w:r>
        <w:br w:type="page"/>
      </w:r>
    </w:p>
    <w:p w14:paraId="4DAD2060" w14:textId="77777777" w:rsidR="00DE39EE" w:rsidRDefault="006A3937">
      <w:pPr>
        <w:spacing w:line="480" w:lineRule="auto"/>
        <w:rPr>
          <w:b/>
          <w:bCs/>
        </w:rPr>
      </w:pPr>
      <w:r>
        <w:rPr>
          <w:rFonts w:ascii="Arial" w:hAnsi="Arial"/>
          <w:b/>
          <w:bCs/>
          <w:sz w:val="22"/>
          <w:szCs w:val="22"/>
        </w:rPr>
        <w:lastRenderedPageBreak/>
        <w:t>Tables</w:t>
      </w:r>
    </w:p>
    <w:p w14:paraId="05BFE3FC" w14:textId="77777777" w:rsidR="00DE39EE" w:rsidRDefault="006A3937">
      <w:pPr>
        <w:spacing w:line="480" w:lineRule="auto"/>
        <w:rPr>
          <w:b/>
          <w:bCs/>
        </w:rPr>
      </w:pPr>
      <w:r>
        <w:rPr>
          <w:rFonts w:ascii="Arial" w:hAnsi="Arial"/>
          <w:b/>
          <w:bCs/>
          <w:sz w:val="22"/>
          <w:szCs w:val="22"/>
        </w:rPr>
        <w:t>Table 1</w:t>
      </w:r>
      <w:r>
        <w:rPr>
          <w:rFonts w:ascii="Arial" w:hAnsi="Arial"/>
          <w:sz w:val="22"/>
          <w:szCs w:val="22"/>
        </w:rPr>
        <w:t xml:space="preserve"> Regression equations used to determine folding energies in </w:t>
      </w:r>
      <w:proofErr w:type="spellStart"/>
      <w:r>
        <w:rPr>
          <w:rFonts w:ascii="Arial" w:hAnsi="Arial"/>
          <w:sz w:val="22"/>
          <w:szCs w:val="22"/>
        </w:rPr>
        <w:t>meltR.A</w:t>
      </w:r>
      <w:proofErr w:type="spellEnd"/>
      <w:r>
        <w:rPr>
          <w:rFonts w:ascii="Arial" w:hAnsi="Arial"/>
          <w:sz w:val="22"/>
          <w:szCs w:val="22"/>
        </w:rPr>
        <w:t>.</w:t>
      </w:r>
      <w:r>
        <w:rPr>
          <w:rFonts w:ascii="Arial" w:hAnsi="Arial"/>
          <w:b/>
          <w:bCs/>
          <w:sz w:val="22"/>
          <w:szCs w:val="22"/>
        </w:rPr>
        <w:t xml:space="preserve"> </w:t>
      </w:r>
      <w:r>
        <w:rPr>
          <w:rFonts w:ascii="Arial" w:hAnsi="Arial"/>
          <w:sz w:val="22"/>
          <w:szCs w:val="22"/>
        </w:rPr>
        <w:t>(to be associated with the methods).</w:t>
      </w:r>
      <w:r>
        <w:br w:type="page"/>
      </w:r>
    </w:p>
    <w:p w14:paraId="2D99FD9C" w14:textId="77777777" w:rsidR="00DE39EE" w:rsidRDefault="006A3937">
      <w:pPr>
        <w:spacing w:line="480" w:lineRule="auto"/>
        <w:rPr>
          <w:rFonts w:ascii="Arial" w:hAnsi="Arial"/>
          <w:b/>
          <w:bCs/>
          <w:sz w:val="22"/>
          <w:szCs w:val="22"/>
        </w:rPr>
      </w:pPr>
      <w:r>
        <w:rPr>
          <w:rFonts w:ascii="Arial" w:hAnsi="Arial"/>
          <w:b/>
          <w:bCs/>
          <w:sz w:val="22"/>
          <w:szCs w:val="22"/>
        </w:rPr>
        <w:lastRenderedPageBreak/>
        <w:t>Figures and legends</w:t>
      </w:r>
    </w:p>
    <w:p w14:paraId="07A312F5" w14:textId="77777777" w:rsidR="00DE39EE" w:rsidRDefault="006A3937">
      <w:pPr>
        <w:spacing w:line="480" w:lineRule="auto"/>
        <w:jc w:val="center"/>
        <w:rPr>
          <w:rFonts w:ascii="Arial" w:hAnsi="Arial"/>
          <w:sz w:val="22"/>
          <w:szCs w:val="22"/>
        </w:rPr>
      </w:pPr>
      <w:r>
        <w:rPr>
          <w:noProof/>
        </w:rPr>
        <w:drawing>
          <wp:inline distT="0" distB="0" distL="0" distR="0" wp14:anchorId="3557E50F" wp14:editId="07FB3935">
            <wp:extent cx="2946400" cy="26797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2946400" cy="2679700"/>
                    </a:xfrm>
                    <a:prstGeom prst="rect">
                      <a:avLst/>
                    </a:prstGeom>
                  </pic:spPr>
                </pic:pic>
              </a:graphicData>
            </a:graphic>
          </wp:inline>
        </w:drawing>
      </w:r>
    </w:p>
    <w:p w14:paraId="161AE6D8" w14:textId="475950E4" w:rsidR="00DE39EE" w:rsidRDefault="006A3937">
      <w:pPr>
        <w:spacing w:line="480" w:lineRule="auto"/>
        <w:jc w:val="both"/>
      </w:pPr>
      <w:r>
        <w:rPr>
          <w:rFonts w:ascii="Arial" w:hAnsi="Arial"/>
          <w:b/>
          <w:bCs/>
          <w:sz w:val="22"/>
          <w:szCs w:val="22"/>
        </w:rPr>
        <w:t>Figure 1</w:t>
      </w:r>
      <w:ins w:id="334" w:author="Sebastian Arteaga" w:date="2022-10-06T14:31:00Z">
        <w:r w:rsidR="000D0578">
          <w:rPr>
            <w:rFonts w:ascii="Arial" w:hAnsi="Arial"/>
            <w:b/>
            <w:bCs/>
            <w:sz w:val="22"/>
            <w:szCs w:val="22"/>
          </w:rPr>
          <w:t>.</w:t>
        </w:r>
      </w:ins>
      <w:r>
        <w:rPr>
          <w:rFonts w:ascii="Arial" w:hAnsi="Arial"/>
          <w:sz w:val="22"/>
          <w:szCs w:val="22"/>
        </w:rPr>
        <w:t xml:space="preserve"> The usage and output of </w:t>
      </w:r>
      <w:proofErr w:type="spellStart"/>
      <w:r>
        <w:rPr>
          <w:rFonts w:ascii="Arial" w:hAnsi="Arial"/>
          <w:sz w:val="22"/>
          <w:szCs w:val="22"/>
        </w:rPr>
        <w:t>meltR.A</w:t>
      </w:r>
      <w:proofErr w:type="spellEnd"/>
      <w:r>
        <w:rPr>
          <w:rFonts w:ascii="Arial" w:hAnsi="Arial"/>
          <w:sz w:val="22"/>
          <w:szCs w:val="22"/>
        </w:rPr>
        <w:t xml:space="preserve"> in the </w:t>
      </w:r>
      <w:proofErr w:type="spellStart"/>
      <w:r>
        <w:rPr>
          <w:rFonts w:ascii="Arial" w:hAnsi="Arial"/>
          <w:sz w:val="22"/>
          <w:szCs w:val="22"/>
        </w:rPr>
        <w:t>MeltR</w:t>
      </w:r>
      <w:proofErr w:type="spellEnd"/>
      <w:r>
        <w:rPr>
          <w:rFonts w:ascii="Arial" w:hAnsi="Arial"/>
          <w:sz w:val="22"/>
          <w:szCs w:val="22"/>
        </w:rPr>
        <w:t xml:space="preserve"> package.</w:t>
      </w:r>
      <w:r>
        <w:rPr>
          <w:rFonts w:ascii="Arial" w:hAnsi="Arial"/>
          <w:b/>
          <w:bCs/>
          <w:sz w:val="22"/>
          <w:szCs w:val="22"/>
        </w:rPr>
        <w:t xml:space="preserve"> (A) </w:t>
      </w:r>
      <w:r>
        <w:rPr>
          <w:rFonts w:ascii="Arial" w:hAnsi="Arial"/>
          <w:sz w:val="22"/>
          <w:szCs w:val="22"/>
        </w:rPr>
        <w:t xml:space="preserve">The usage of </w:t>
      </w:r>
      <w:proofErr w:type="spellStart"/>
      <w:r>
        <w:rPr>
          <w:rFonts w:ascii="Arial" w:hAnsi="Arial"/>
          <w:sz w:val="22"/>
          <w:szCs w:val="22"/>
        </w:rPr>
        <w:t>meltR.A</w:t>
      </w:r>
      <w:proofErr w:type="spellEnd"/>
      <w:r>
        <w:rPr>
          <w:rFonts w:ascii="Arial" w:hAnsi="Arial"/>
          <w:sz w:val="22"/>
          <w:szCs w:val="22"/>
        </w:rPr>
        <w:t xml:space="preserve"> in an R script. (1) The </w:t>
      </w:r>
      <w:r>
        <w:rPr>
          <w:rFonts w:ascii="Arial" w:hAnsi="Arial"/>
          <w:sz w:val="22"/>
          <w:szCs w:val="22"/>
          <w:u w:val="single"/>
        </w:rPr>
        <w:t>data frame</w:t>
      </w:r>
      <w:r>
        <w:rPr>
          <w:rFonts w:ascii="Arial" w:hAnsi="Arial"/>
          <w:sz w:val="22"/>
          <w:szCs w:val="22"/>
        </w:rPr>
        <w:t xml:space="preserve"> (</w:t>
      </w:r>
      <w:proofErr w:type="spellStart"/>
      <w:r>
        <w:rPr>
          <w:rFonts w:ascii="Arial" w:hAnsi="Arial"/>
          <w:sz w:val="22"/>
          <w:szCs w:val="22"/>
        </w:rPr>
        <w:t>df</w:t>
      </w:r>
      <w:proofErr w:type="spellEnd"/>
      <w:r>
        <w:rPr>
          <w:rFonts w:ascii="Arial" w:hAnsi="Arial"/>
          <w:sz w:val="22"/>
          <w:szCs w:val="22"/>
        </w:rPr>
        <w:t xml:space="preserve">) containing the absorbance data, created by reading a flat text file. (2) A </w:t>
      </w:r>
      <w:r>
        <w:rPr>
          <w:rFonts w:ascii="Arial" w:hAnsi="Arial"/>
          <w:sz w:val="22"/>
          <w:szCs w:val="22"/>
          <w:u w:val="single"/>
        </w:rPr>
        <w:t>vector</w:t>
      </w:r>
      <w:r>
        <w:rPr>
          <w:rFonts w:ascii="Arial" w:hAnsi="Arial"/>
          <w:sz w:val="22"/>
          <w:szCs w:val="22"/>
        </w:rPr>
        <w:t xml:space="preserve"> containing the nucleic acid type and sequence, used to calculate extinction coefficients. Alternatively, custom extinction coefficients can be provided (Supplemental file 2). (3) Duplex type, either "Monomolecular.2State", "Heteroduplex.2State", or "Homoduplex.2State". (4) The temperature used to calculate the RNA concentration using Beer’s law. (</w:t>
      </w:r>
      <w:ins w:id="335" w:author="Sebastian Arteaga" w:date="2022-10-04T15:51:00Z">
        <w:r w:rsidR="00B6422E">
          <w:rPr>
            <w:rFonts w:ascii="Arial" w:hAnsi="Arial"/>
            <w:sz w:val="22"/>
            <w:szCs w:val="22"/>
          </w:rPr>
          <w:t>5</w:t>
        </w:r>
      </w:ins>
      <w:del w:id="336" w:author="Sebastian Arteaga" w:date="2022-10-04T15:51:00Z">
        <w:r w:rsidDel="00B6422E">
          <w:rPr>
            <w:rFonts w:ascii="Arial" w:hAnsi="Arial"/>
            <w:sz w:val="22"/>
            <w:szCs w:val="22"/>
          </w:rPr>
          <w:delText>3</w:delText>
        </w:r>
      </w:del>
      <w:r>
        <w:rPr>
          <w:rFonts w:ascii="Arial" w:hAnsi="Arial"/>
          <w:sz w:val="22"/>
          <w:szCs w:val="22"/>
        </w:rPr>
        <w:t xml:space="preserve">) The temperature range </w:t>
      </w:r>
      <w:commentRangeStart w:id="337"/>
      <w:r>
        <w:rPr>
          <w:rFonts w:ascii="Arial" w:hAnsi="Arial"/>
          <w:sz w:val="22"/>
          <w:szCs w:val="22"/>
        </w:rPr>
        <w:t>that is fit</w:t>
      </w:r>
      <w:commentRangeEnd w:id="337"/>
      <w:r w:rsidR="00B6422E">
        <w:rPr>
          <w:rStyle w:val="CommentReference"/>
          <w:rFonts w:cs="Mangal"/>
        </w:rPr>
        <w:commentReference w:id="337"/>
      </w:r>
      <w:r>
        <w:rPr>
          <w:rFonts w:ascii="Arial" w:hAnsi="Arial"/>
          <w:sz w:val="22"/>
          <w:szCs w:val="22"/>
        </w:rPr>
        <w:t xml:space="preserve">. Used for manual baseline trimming. Either a </w:t>
      </w:r>
      <w:r>
        <w:rPr>
          <w:rFonts w:ascii="Arial" w:hAnsi="Arial"/>
          <w:sz w:val="22"/>
          <w:szCs w:val="22"/>
          <w:u w:val="single"/>
        </w:rPr>
        <w:t>vector</w:t>
      </w:r>
      <w:r>
        <w:rPr>
          <w:rFonts w:ascii="Arial" w:hAnsi="Arial"/>
          <w:sz w:val="22"/>
          <w:szCs w:val="22"/>
        </w:rPr>
        <w:t xml:space="preserve"> specifying a single range for the whole data set, or a </w:t>
      </w:r>
      <w:r>
        <w:rPr>
          <w:rFonts w:ascii="Arial" w:hAnsi="Arial"/>
          <w:sz w:val="22"/>
          <w:szCs w:val="22"/>
          <w:u w:val="single"/>
        </w:rPr>
        <w:t>list</w:t>
      </w:r>
      <w:r>
        <w:rPr>
          <w:rFonts w:ascii="Arial" w:hAnsi="Arial"/>
          <w:sz w:val="22"/>
          <w:szCs w:val="22"/>
        </w:rPr>
        <w:t xml:space="preserve"> of </w:t>
      </w:r>
      <w:r>
        <w:rPr>
          <w:rFonts w:ascii="Arial" w:hAnsi="Arial"/>
          <w:sz w:val="22"/>
          <w:szCs w:val="22"/>
          <w:u w:val="single"/>
        </w:rPr>
        <w:t>vectors</w:t>
      </w:r>
      <w:r>
        <w:rPr>
          <w:rFonts w:ascii="Arial" w:hAnsi="Arial"/>
          <w:sz w:val="22"/>
          <w:szCs w:val="22"/>
        </w:rPr>
        <w:t xml:space="preserve">, one for each sample. </w:t>
      </w:r>
      <w:r>
        <w:rPr>
          <w:rFonts w:ascii="Arial" w:hAnsi="Arial"/>
          <w:b/>
          <w:bCs/>
          <w:sz w:val="22"/>
          <w:szCs w:val="22"/>
        </w:rPr>
        <w:t xml:space="preserve">(B) </w:t>
      </w:r>
      <w:r>
        <w:rPr>
          <w:rFonts w:ascii="Arial" w:hAnsi="Arial"/>
          <w:sz w:val="22"/>
          <w:szCs w:val="22"/>
        </w:rPr>
        <w:t xml:space="preserve">The output of </w:t>
      </w:r>
      <w:proofErr w:type="spellStart"/>
      <w:r>
        <w:rPr>
          <w:rFonts w:ascii="Arial" w:hAnsi="Arial"/>
          <w:sz w:val="22"/>
          <w:szCs w:val="22"/>
        </w:rPr>
        <w:t>meltR.A</w:t>
      </w:r>
      <w:proofErr w:type="spellEnd"/>
      <w:r>
        <w:rPr>
          <w:rFonts w:ascii="Arial" w:hAnsi="Arial"/>
          <w:sz w:val="22"/>
          <w:szCs w:val="22"/>
        </w:rPr>
        <w:t xml:space="preserve">. (1) Thermodynamic parameters for method 1, generated by fitting each curve in a data set individually. (2) Comparison of the results for the different methods. Method 1 averaged the results from fitting each melting curve individually. Method 2 fit the Van’t Hoff relationship between the melting temperature and the RNA concentration. Method 3 combined Method 1 &amp; 2, by using the Van’t Hoff equation to globally fit the entire data set to one regression model. (3) Fractional error between methods used for a test of two-state folding. </w:t>
      </w:r>
      <w:proofErr w:type="gramStart"/>
      <w:r>
        <w:rPr>
          <w:rFonts w:ascii="Arial" w:hAnsi="Arial"/>
          <w:sz w:val="22"/>
          <w:szCs w:val="22"/>
        </w:rPr>
        <w:t>Non two</w:t>
      </w:r>
      <w:proofErr w:type="gramEnd"/>
      <w:r>
        <w:rPr>
          <w:rFonts w:ascii="Arial" w:hAnsi="Arial"/>
          <w:sz w:val="22"/>
          <w:szCs w:val="22"/>
        </w:rPr>
        <w:t>-state folding generates a fractional error between methods that is greater than 0.15.</w:t>
      </w:r>
      <w:r>
        <w:br w:type="page"/>
      </w:r>
    </w:p>
    <w:p w14:paraId="2116BBE5" w14:textId="77777777" w:rsidR="00DE39EE" w:rsidRDefault="006A3937">
      <w:pPr>
        <w:spacing w:line="480" w:lineRule="auto"/>
        <w:jc w:val="center"/>
        <w:rPr>
          <w:rFonts w:ascii="Arial" w:hAnsi="Arial"/>
          <w:b/>
          <w:bCs/>
          <w:sz w:val="22"/>
          <w:szCs w:val="22"/>
        </w:rPr>
      </w:pPr>
      <w:commentRangeStart w:id="338"/>
      <w:r>
        <w:rPr>
          <w:noProof/>
        </w:rPr>
        <w:lastRenderedPageBreak/>
        <w:drawing>
          <wp:inline distT="0" distB="0" distL="0" distR="0" wp14:anchorId="4BCE680A" wp14:editId="487A33E7">
            <wp:extent cx="5038725" cy="394525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5038725" cy="3945255"/>
                    </a:xfrm>
                    <a:prstGeom prst="rect">
                      <a:avLst/>
                    </a:prstGeom>
                  </pic:spPr>
                </pic:pic>
              </a:graphicData>
            </a:graphic>
          </wp:inline>
        </w:drawing>
      </w:r>
      <w:commentRangeEnd w:id="338"/>
      <w:r w:rsidR="000D0578">
        <w:rPr>
          <w:rStyle w:val="CommentReference"/>
          <w:rFonts w:cs="Mangal"/>
        </w:rPr>
        <w:commentReference w:id="338"/>
      </w:r>
    </w:p>
    <w:p w14:paraId="0033085A" w14:textId="1697D1D1" w:rsidR="00DE39EE" w:rsidRDefault="006A3937">
      <w:pPr>
        <w:spacing w:line="480" w:lineRule="auto"/>
        <w:jc w:val="both"/>
      </w:pPr>
      <w:r>
        <w:rPr>
          <w:rFonts w:ascii="Arial" w:hAnsi="Arial"/>
          <w:b/>
          <w:bCs/>
          <w:sz w:val="22"/>
          <w:szCs w:val="22"/>
        </w:rPr>
        <w:t>Figure 2</w:t>
      </w:r>
      <w:ins w:id="339" w:author="Sebastian Arteaga" w:date="2022-10-06T14:31:00Z">
        <w:r w:rsidR="000D0578">
          <w:rPr>
            <w:rFonts w:ascii="Arial" w:hAnsi="Arial"/>
            <w:b/>
            <w:bCs/>
            <w:sz w:val="22"/>
            <w:szCs w:val="22"/>
          </w:rPr>
          <w:t>.</w:t>
        </w:r>
      </w:ins>
      <w:del w:id="340" w:author="Sebastian Arteaga" w:date="2022-10-06T14:31:00Z">
        <w:r w:rsidDel="000D0578">
          <w:rPr>
            <w:rFonts w:ascii="Arial" w:hAnsi="Arial"/>
            <w:sz w:val="22"/>
            <w:szCs w:val="22"/>
          </w:rPr>
          <w:delText xml:space="preserve"> </w:delText>
        </w:r>
      </w:del>
      <w:r>
        <w:rPr>
          <w:rFonts w:ascii="Arial" w:hAnsi="Arial"/>
          <w:sz w:val="22"/>
          <w:szCs w:val="22"/>
        </w:rPr>
        <w:t xml:space="preserve"> Auto-baseline trimming absorbance data using the </w:t>
      </w:r>
      <w:proofErr w:type="spellStart"/>
      <w:r>
        <w:rPr>
          <w:rFonts w:ascii="Arial" w:hAnsi="Arial"/>
          <w:sz w:val="22"/>
          <w:szCs w:val="22"/>
        </w:rPr>
        <w:t>BLtrimmer</w:t>
      </w:r>
      <w:proofErr w:type="spellEnd"/>
      <w:r>
        <w:rPr>
          <w:rFonts w:ascii="Arial" w:hAnsi="Arial"/>
          <w:sz w:val="22"/>
          <w:szCs w:val="22"/>
        </w:rPr>
        <w:t xml:space="preserve"> in </w:t>
      </w:r>
      <w:proofErr w:type="spellStart"/>
      <w:r>
        <w:rPr>
          <w:rFonts w:ascii="Arial" w:hAnsi="Arial"/>
          <w:sz w:val="22"/>
          <w:szCs w:val="22"/>
        </w:rPr>
        <w:t>MeltR</w:t>
      </w:r>
      <w:proofErr w:type="spellEnd"/>
      <w:r>
        <w:rPr>
          <w:rFonts w:ascii="Arial" w:hAnsi="Arial"/>
          <w:sz w:val="22"/>
          <w:szCs w:val="22"/>
        </w:rPr>
        <w:t>.</w:t>
      </w:r>
      <w:r>
        <w:rPr>
          <w:rFonts w:ascii="Arial" w:hAnsi="Arial"/>
          <w:b/>
          <w:bCs/>
          <w:sz w:val="22"/>
          <w:szCs w:val="22"/>
        </w:rPr>
        <w:t xml:space="preserve"> (A)</w:t>
      </w:r>
      <w:r>
        <w:rPr>
          <w:rFonts w:ascii="Arial" w:hAnsi="Arial"/>
          <w:sz w:val="22"/>
          <w:szCs w:val="22"/>
        </w:rPr>
        <w:t xml:space="preserve"> Dependence of fit parameters on baseline length for modeled absorbance data assuming a ΔH° of -64.76 kcal/mol, a T</w:t>
      </w:r>
      <w:r>
        <w:rPr>
          <w:rFonts w:ascii="Arial" w:hAnsi="Arial"/>
          <w:sz w:val="22"/>
          <w:szCs w:val="22"/>
          <w:vertAlign w:val="subscript"/>
        </w:rPr>
        <w:t>m</w:t>
      </w:r>
      <w:r>
        <w:rPr>
          <w:rFonts w:ascii="Arial" w:hAnsi="Arial"/>
          <w:sz w:val="22"/>
          <w:szCs w:val="22"/>
        </w:rPr>
        <w:t xml:space="preserve"> of 46.4 °C, and a C</w:t>
      </w:r>
      <w:r>
        <w:rPr>
          <w:rFonts w:ascii="Arial" w:hAnsi="Arial"/>
          <w:sz w:val="22"/>
          <w:szCs w:val="22"/>
          <w:vertAlign w:val="subscript"/>
        </w:rPr>
        <w:t>t</w:t>
      </w:r>
      <w:r>
        <w:rPr>
          <w:rFonts w:ascii="Arial" w:hAnsi="Arial"/>
          <w:sz w:val="22"/>
          <w:szCs w:val="22"/>
        </w:rPr>
        <w:t xml:space="preserve"> of 8 </w:t>
      </w:r>
      <w:proofErr w:type="spellStart"/>
      <w:r>
        <w:rPr>
          <w:rFonts w:ascii="Arial" w:hAnsi="Arial"/>
          <w:sz w:val="22"/>
          <w:szCs w:val="22"/>
        </w:rPr>
        <w:t>μM</w:t>
      </w:r>
      <w:proofErr w:type="spellEnd"/>
      <w:r>
        <w:rPr>
          <w:rFonts w:ascii="Arial" w:hAnsi="Arial"/>
          <w:sz w:val="22"/>
          <w:szCs w:val="22"/>
        </w:rPr>
        <w:t>. Lower and upper base lines start where 90% and 10% (molar basis), respectively, of the RNA strands are in the helical state. (Top panel)</w:t>
      </w:r>
      <w:r>
        <w:rPr>
          <w:rFonts w:ascii="Arial" w:hAnsi="Arial"/>
          <w:b/>
          <w:bCs/>
          <w:sz w:val="22"/>
          <w:szCs w:val="22"/>
        </w:rPr>
        <w:t xml:space="preserve"> </w:t>
      </w:r>
      <w:r>
        <w:rPr>
          <w:rFonts w:ascii="Arial" w:hAnsi="Arial"/>
          <w:sz w:val="22"/>
          <w:szCs w:val="22"/>
        </w:rPr>
        <w:t>Linear baseline fits superimposed on absorbance data. Colors correspond to baseline length specified in middle and bottom panels. (Middle panel) Dependence of ΔH° on baseline length. (Bottom panel) Dependence of T</w:t>
      </w:r>
      <w:r>
        <w:rPr>
          <w:rFonts w:ascii="Arial" w:hAnsi="Arial"/>
          <w:sz w:val="22"/>
          <w:szCs w:val="22"/>
          <w:vertAlign w:val="subscript"/>
        </w:rPr>
        <w:t>m</w:t>
      </w:r>
      <w:r>
        <w:rPr>
          <w:rFonts w:ascii="Arial" w:hAnsi="Arial"/>
          <w:sz w:val="22"/>
          <w:szCs w:val="22"/>
        </w:rPr>
        <w:t xml:space="preserve"> on baseline length. </w:t>
      </w:r>
      <w:r>
        <w:rPr>
          <w:rFonts w:ascii="Arial" w:hAnsi="Arial"/>
          <w:b/>
          <w:bCs/>
          <w:sz w:val="22"/>
          <w:szCs w:val="22"/>
        </w:rPr>
        <w:t>(B)</w:t>
      </w:r>
      <w:r>
        <w:rPr>
          <w:rFonts w:ascii="Arial" w:hAnsi="Arial"/>
          <w:sz w:val="22"/>
          <w:szCs w:val="22"/>
        </w:rPr>
        <w:t xml:space="preserve"> Dependence of fit parameters on baseline length for a nearly-ideal, real absorbance melting curve collected on 5’CGAAAGGU3’/5’ACCUUUCG3’ at a C</w:t>
      </w:r>
      <w:r>
        <w:rPr>
          <w:rFonts w:ascii="Arial" w:hAnsi="Arial"/>
          <w:sz w:val="22"/>
          <w:szCs w:val="22"/>
          <w:vertAlign w:val="subscript"/>
        </w:rPr>
        <w:t>t</w:t>
      </w:r>
      <w:r>
        <w:rPr>
          <w:rFonts w:ascii="Arial" w:hAnsi="Arial"/>
          <w:sz w:val="22"/>
          <w:szCs w:val="22"/>
        </w:rPr>
        <w:t xml:space="preserve"> of 8 </w:t>
      </w:r>
      <w:proofErr w:type="spellStart"/>
      <w:r>
        <w:rPr>
          <w:rFonts w:ascii="Arial" w:hAnsi="Arial"/>
          <w:sz w:val="22"/>
          <w:szCs w:val="22"/>
        </w:rPr>
        <w:t>μM</w:t>
      </w:r>
      <w:proofErr w:type="spellEnd"/>
      <w:r>
        <w:rPr>
          <w:rFonts w:ascii="Arial" w:hAnsi="Arial"/>
          <w:sz w:val="22"/>
          <w:szCs w:val="22"/>
        </w:rPr>
        <w:t xml:space="preserve">. </w:t>
      </w:r>
      <w:r>
        <w:rPr>
          <w:rFonts w:ascii="Arial" w:hAnsi="Arial"/>
          <w:b/>
          <w:bCs/>
          <w:sz w:val="22"/>
          <w:szCs w:val="22"/>
        </w:rPr>
        <w:t>(C)</w:t>
      </w:r>
      <w:r>
        <w:rPr>
          <w:rFonts w:ascii="Arial" w:hAnsi="Arial"/>
          <w:sz w:val="22"/>
          <w:szCs w:val="22"/>
        </w:rPr>
        <w:t xml:space="preserve"> Dependence of fit parameters on baseline length for a non-ideal, real absorbance melting curve, collected </w:t>
      </w:r>
      <w:proofErr w:type="gramStart"/>
      <w:r>
        <w:rPr>
          <w:rFonts w:ascii="Arial" w:hAnsi="Arial"/>
          <w:sz w:val="22"/>
          <w:szCs w:val="22"/>
        </w:rPr>
        <w:t>on  5</w:t>
      </w:r>
      <w:proofErr w:type="gramEnd"/>
      <w:r>
        <w:rPr>
          <w:rFonts w:ascii="Arial" w:hAnsi="Arial"/>
          <w:sz w:val="22"/>
          <w:szCs w:val="22"/>
        </w:rPr>
        <w:t>’CGAAAGGU3’/5’ACCUUUCG3’ at a C</w:t>
      </w:r>
      <w:r>
        <w:rPr>
          <w:rFonts w:ascii="Arial" w:hAnsi="Arial"/>
          <w:sz w:val="22"/>
          <w:szCs w:val="22"/>
          <w:vertAlign w:val="subscript"/>
        </w:rPr>
        <w:t>t</w:t>
      </w:r>
      <w:r>
        <w:rPr>
          <w:rFonts w:ascii="Arial" w:hAnsi="Arial"/>
          <w:sz w:val="22"/>
          <w:szCs w:val="22"/>
        </w:rPr>
        <w:t xml:space="preserve"> of 12 </w:t>
      </w:r>
      <w:proofErr w:type="spellStart"/>
      <w:r>
        <w:rPr>
          <w:rFonts w:ascii="Arial" w:hAnsi="Arial"/>
          <w:sz w:val="22"/>
          <w:szCs w:val="22"/>
        </w:rPr>
        <w:t>μM</w:t>
      </w:r>
      <w:proofErr w:type="spellEnd"/>
      <w:r>
        <w:rPr>
          <w:rFonts w:ascii="Arial" w:hAnsi="Arial"/>
          <w:sz w:val="22"/>
          <w:szCs w:val="22"/>
        </w:rPr>
        <w:t xml:space="preserve">. </w:t>
      </w:r>
      <w:r>
        <w:rPr>
          <w:rFonts w:ascii="Arial" w:hAnsi="Arial"/>
          <w:b/>
          <w:bCs/>
          <w:sz w:val="22"/>
          <w:szCs w:val="22"/>
        </w:rPr>
        <w:t xml:space="preserve">(D) </w:t>
      </w:r>
      <w:proofErr w:type="spellStart"/>
      <w:r>
        <w:rPr>
          <w:rFonts w:ascii="Arial" w:hAnsi="Arial"/>
          <w:sz w:val="22"/>
          <w:szCs w:val="22"/>
        </w:rPr>
        <w:t>BLtrimmer</w:t>
      </w:r>
      <w:proofErr w:type="spellEnd"/>
      <w:r>
        <w:rPr>
          <w:rFonts w:ascii="Arial" w:hAnsi="Arial"/>
          <w:sz w:val="22"/>
          <w:szCs w:val="22"/>
        </w:rPr>
        <w:t xml:space="preserve"> usage in a R script. (1) A </w:t>
      </w:r>
      <w:proofErr w:type="spellStart"/>
      <w:r>
        <w:rPr>
          <w:rFonts w:ascii="Arial" w:hAnsi="Arial"/>
          <w:sz w:val="22"/>
          <w:szCs w:val="22"/>
        </w:rPr>
        <w:t>MeltR</w:t>
      </w:r>
      <w:proofErr w:type="spellEnd"/>
      <w:r>
        <w:rPr>
          <w:rFonts w:ascii="Arial" w:hAnsi="Arial"/>
          <w:sz w:val="22"/>
          <w:szCs w:val="22"/>
        </w:rPr>
        <w:t xml:space="preserve"> fit object produced by fitting raw data with </w:t>
      </w:r>
      <w:proofErr w:type="spellStart"/>
      <w:r>
        <w:rPr>
          <w:rFonts w:ascii="Arial" w:hAnsi="Arial"/>
          <w:sz w:val="22"/>
          <w:szCs w:val="22"/>
        </w:rPr>
        <w:t>meltR.A</w:t>
      </w:r>
      <w:proofErr w:type="spellEnd"/>
      <w:r>
        <w:rPr>
          <w:rFonts w:ascii="Arial" w:hAnsi="Arial"/>
          <w:sz w:val="22"/>
          <w:szCs w:val="22"/>
        </w:rPr>
        <w:t xml:space="preserve">. (2) The number of </w:t>
      </w:r>
      <w:proofErr w:type="gramStart"/>
      <w:r>
        <w:rPr>
          <w:rFonts w:ascii="Arial" w:hAnsi="Arial"/>
          <w:sz w:val="22"/>
          <w:szCs w:val="22"/>
        </w:rPr>
        <w:t>baseline</w:t>
      </w:r>
      <w:proofErr w:type="gramEnd"/>
      <w:r>
        <w:rPr>
          <w:rFonts w:ascii="Arial" w:hAnsi="Arial"/>
          <w:sz w:val="22"/>
          <w:szCs w:val="22"/>
        </w:rPr>
        <w:t xml:space="preserve"> ranges the </w:t>
      </w:r>
      <w:proofErr w:type="spellStart"/>
      <w:r>
        <w:rPr>
          <w:rFonts w:ascii="Arial" w:hAnsi="Arial"/>
          <w:sz w:val="22"/>
          <w:szCs w:val="22"/>
        </w:rPr>
        <w:t>BLtrimmer</w:t>
      </w:r>
      <w:proofErr w:type="spellEnd"/>
      <w:r>
        <w:rPr>
          <w:rFonts w:ascii="Arial" w:hAnsi="Arial"/>
          <w:sz w:val="22"/>
          <w:szCs w:val="22"/>
        </w:rPr>
        <w:t xml:space="preserve"> will produce for each sample. (3) The temperature difference for each baseline produced on an absorbance </w:t>
      </w:r>
      <w:r>
        <w:rPr>
          <w:rFonts w:ascii="Arial" w:hAnsi="Arial"/>
          <w:sz w:val="22"/>
          <w:szCs w:val="22"/>
        </w:rPr>
        <w:lastRenderedPageBreak/>
        <w:t xml:space="preserve">melting curve. (4) The number of baseline combinations to test </w:t>
      </w:r>
      <w:proofErr w:type="gramStart"/>
      <w:r>
        <w:rPr>
          <w:rFonts w:ascii="Arial" w:hAnsi="Arial"/>
          <w:sz w:val="22"/>
          <w:szCs w:val="22"/>
        </w:rPr>
        <w:t>in a given</w:t>
      </w:r>
      <w:proofErr w:type="gramEnd"/>
      <w:r>
        <w:rPr>
          <w:rFonts w:ascii="Arial" w:hAnsi="Arial"/>
          <w:sz w:val="22"/>
          <w:szCs w:val="22"/>
        </w:rPr>
        <w:t xml:space="preserve"> </w:t>
      </w:r>
      <w:proofErr w:type="spellStart"/>
      <w:r>
        <w:rPr>
          <w:rFonts w:ascii="Arial" w:hAnsi="Arial"/>
          <w:sz w:val="22"/>
          <w:szCs w:val="22"/>
        </w:rPr>
        <w:t>BLtrimmer</w:t>
      </w:r>
      <w:proofErr w:type="spellEnd"/>
      <w:r>
        <w:rPr>
          <w:rFonts w:ascii="Arial" w:hAnsi="Arial"/>
          <w:sz w:val="22"/>
          <w:szCs w:val="22"/>
        </w:rPr>
        <w:t xml:space="preserve"> run. </w:t>
      </w:r>
      <w:r>
        <w:rPr>
          <w:rFonts w:ascii="Arial" w:hAnsi="Arial"/>
          <w:b/>
          <w:bCs/>
          <w:sz w:val="22"/>
          <w:szCs w:val="22"/>
        </w:rPr>
        <w:t>(E)</w:t>
      </w:r>
      <w:r>
        <w:rPr>
          <w:rFonts w:ascii="Arial" w:hAnsi="Arial"/>
          <w:sz w:val="22"/>
          <w:szCs w:val="22"/>
        </w:rPr>
        <w:t xml:space="preserve"> Output of the </w:t>
      </w:r>
      <w:proofErr w:type="spellStart"/>
      <w:r>
        <w:rPr>
          <w:rFonts w:ascii="Arial" w:hAnsi="Arial"/>
          <w:sz w:val="22"/>
          <w:szCs w:val="22"/>
        </w:rPr>
        <w:t>BLtrimmer</w:t>
      </w:r>
      <w:proofErr w:type="spellEnd"/>
      <w:r>
        <w:rPr>
          <w:rFonts w:ascii="Arial" w:hAnsi="Arial"/>
          <w:sz w:val="22"/>
          <w:szCs w:val="22"/>
        </w:rPr>
        <w:t xml:space="preserve"> providing folding energies and 95% confidence intervals.</w:t>
      </w:r>
    </w:p>
    <w:p w14:paraId="40D41519" w14:textId="77777777" w:rsidR="00DE39EE" w:rsidRDefault="006A3937">
      <w:pPr>
        <w:spacing w:line="480" w:lineRule="auto"/>
        <w:jc w:val="both"/>
      </w:pPr>
      <w:commentRangeStart w:id="341"/>
      <w:r>
        <w:rPr>
          <w:noProof/>
        </w:rPr>
        <w:drawing>
          <wp:inline distT="0" distB="0" distL="0" distR="0" wp14:anchorId="132610D1" wp14:editId="365FEAFB">
            <wp:extent cx="6332220" cy="437578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5"/>
                    <a:stretch>
                      <a:fillRect/>
                    </a:stretch>
                  </pic:blipFill>
                  <pic:spPr bwMode="auto">
                    <a:xfrm>
                      <a:off x="0" y="0"/>
                      <a:ext cx="6332220" cy="4375785"/>
                    </a:xfrm>
                    <a:prstGeom prst="rect">
                      <a:avLst/>
                    </a:prstGeom>
                  </pic:spPr>
                </pic:pic>
              </a:graphicData>
            </a:graphic>
          </wp:inline>
        </w:drawing>
      </w:r>
      <w:commentRangeEnd w:id="341"/>
      <w:r w:rsidR="007B5B9C">
        <w:rPr>
          <w:rStyle w:val="CommentReference"/>
          <w:rFonts w:cs="Mangal"/>
        </w:rPr>
        <w:commentReference w:id="341"/>
      </w:r>
    </w:p>
    <w:p w14:paraId="233A46F6" w14:textId="03428B83" w:rsidR="00DE39EE" w:rsidRDefault="006A3937">
      <w:pPr>
        <w:spacing w:line="480" w:lineRule="auto"/>
        <w:jc w:val="both"/>
      </w:pPr>
      <w:r>
        <w:rPr>
          <w:rFonts w:ascii="Arial" w:hAnsi="Arial"/>
          <w:b/>
          <w:bCs/>
          <w:sz w:val="22"/>
          <w:szCs w:val="22"/>
        </w:rPr>
        <w:t>Figure 3</w:t>
      </w:r>
      <w:ins w:id="342" w:author="Sebastian Arteaga" w:date="2022-10-06T14:46:00Z">
        <w:r w:rsidR="007B5B9C">
          <w:rPr>
            <w:rFonts w:ascii="Arial" w:hAnsi="Arial"/>
            <w:b/>
            <w:bCs/>
            <w:sz w:val="22"/>
            <w:szCs w:val="22"/>
          </w:rPr>
          <w:t>.</w:t>
        </w:r>
      </w:ins>
      <w:r>
        <w:rPr>
          <w:rFonts w:ascii="Arial" w:hAnsi="Arial"/>
          <w:sz w:val="22"/>
          <w:szCs w:val="22"/>
        </w:rPr>
        <w:t xml:space="preserve"> The </w:t>
      </w:r>
      <w:proofErr w:type="spellStart"/>
      <w:r>
        <w:rPr>
          <w:rFonts w:ascii="Arial" w:hAnsi="Arial"/>
          <w:sz w:val="22"/>
          <w:szCs w:val="22"/>
        </w:rPr>
        <w:t>MeltR</w:t>
      </w:r>
      <w:proofErr w:type="spellEnd"/>
      <w:r>
        <w:rPr>
          <w:rFonts w:ascii="Arial" w:hAnsi="Arial"/>
          <w:sz w:val="22"/>
          <w:szCs w:val="22"/>
        </w:rPr>
        <w:t xml:space="preserve"> </w:t>
      </w:r>
      <w:proofErr w:type="spellStart"/>
      <w:r>
        <w:rPr>
          <w:rFonts w:ascii="Arial" w:hAnsi="Arial"/>
          <w:sz w:val="22"/>
          <w:szCs w:val="22"/>
        </w:rPr>
        <w:t>BLtrimmer</w:t>
      </w:r>
      <w:proofErr w:type="spellEnd"/>
      <w:r>
        <w:rPr>
          <w:rFonts w:ascii="Arial" w:hAnsi="Arial"/>
          <w:sz w:val="22"/>
          <w:szCs w:val="22"/>
        </w:rPr>
        <w:t xml:space="preserve"> applies an ensemble analysis to calculate optimum helix association energies.</w:t>
      </w:r>
      <w:r>
        <w:rPr>
          <w:rFonts w:ascii="Arial" w:hAnsi="Arial"/>
          <w:b/>
          <w:bCs/>
          <w:sz w:val="22"/>
          <w:szCs w:val="22"/>
        </w:rPr>
        <w:t xml:space="preserve"> (A)</w:t>
      </w:r>
      <w:r>
        <w:rPr>
          <w:rFonts w:ascii="Arial" w:hAnsi="Arial"/>
          <w:sz w:val="22"/>
          <w:szCs w:val="22"/>
        </w:rPr>
        <w:t xml:space="preserve"> A </w:t>
      </w:r>
      <w:proofErr w:type="spellStart"/>
      <w:r>
        <w:rPr>
          <w:rFonts w:ascii="Arial" w:hAnsi="Arial"/>
          <w:sz w:val="22"/>
          <w:szCs w:val="22"/>
        </w:rPr>
        <w:t>MeltR</w:t>
      </w:r>
      <w:proofErr w:type="spellEnd"/>
      <w:r>
        <w:rPr>
          <w:rFonts w:ascii="Arial" w:hAnsi="Arial"/>
          <w:sz w:val="22"/>
          <w:szCs w:val="22"/>
        </w:rPr>
        <w:t xml:space="preserve"> fit object, produced by fitting absorbance data with </w:t>
      </w:r>
      <w:proofErr w:type="spellStart"/>
      <w:r>
        <w:rPr>
          <w:rFonts w:ascii="Arial" w:hAnsi="Arial"/>
          <w:sz w:val="22"/>
          <w:szCs w:val="22"/>
        </w:rPr>
        <w:t>meltR.A</w:t>
      </w:r>
      <w:proofErr w:type="spellEnd"/>
      <w:r>
        <w:rPr>
          <w:rFonts w:ascii="Arial" w:hAnsi="Arial"/>
          <w:sz w:val="22"/>
          <w:szCs w:val="22"/>
        </w:rPr>
        <w:t>, is used to calculate the fraction of strands in the helical state (</w:t>
      </w:r>
      <w:r>
        <w:rPr>
          <w:rFonts w:ascii="Arial" w:hAnsi="Arial"/>
          <w:i/>
          <w:iCs/>
          <w:sz w:val="22"/>
          <w:szCs w:val="22"/>
        </w:rPr>
        <w:t>f</w:t>
      </w:r>
      <w:r>
        <w:rPr>
          <w:rFonts w:ascii="Arial" w:hAnsi="Arial"/>
          <w:sz w:val="22"/>
          <w:szCs w:val="22"/>
        </w:rPr>
        <w:t xml:space="preserve">) as a function of temperature. </w:t>
      </w:r>
      <w:r>
        <w:rPr>
          <w:rFonts w:ascii="Arial" w:hAnsi="Arial"/>
          <w:b/>
          <w:bCs/>
          <w:sz w:val="22"/>
          <w:szCs w:val="22"/>
        </w:rPr>
        <w:t>(B)</w:t>
      </w:r>
      <w:r>
        <w:rPr>
          <w:rFonts w:ascii="Arial" w:hAnsi="Arial"/>
          <w:sz w:val="22"/>
          <w:szCs w:val="22"/>
        </w:rPr>
        <w:t xml:space="preserve"> The “no trim” temperature range is identified where </w:t>
      </w:r>
      <w:r>
        <w:rPr>
          <w:rFonts w:ascii="Arial" w:hAnsi="Arial"/>
          <w:i/>
          <w:iCs/>
          <w:sz w:val="22"/>
          <w:szCs w:val="22"/>
        </w:rPr>
        <w:t>f</w:t>
      </w:r>
      <w:r>
        <w:rPr>
          <w:rFonts w:ascii="Arial" w:hAnsi="Arial"/>
          <w:sz w:val="22"/>
          <w:szCs w:val="22"/>
        </w:rPr>
        <w:t xml:space="preserve"> is greater than 0.1 and less than 0.9. </w:t>
      </w:r>
      <w:r>
        <w:rPr>
          <w:rFonts w:ascii="Arial" w:hAnsi="Arial"/>
          <w:b/>
          <w:bCs/>
          <w:sz w:val="22"/>
          <w:szCs w:val="22"/>
        </w:rPr>
        <w:t>(C)</w:t>
      </w:r>
      <w:r>
        <w:rPr>
          <w:rFonts w:ascii="Arial" w:hAnsi="Arial"/>
          <w:sz w:val="22"/>
          <w:szCs w:val="22"/>
        </w:rPr>
        <w:t xml:space="preserve"> Baselines are added to the no trim range in 5 °C steps. </w:t>
      </w:r>
      <w:r>
        <w:rPr>
          <w:rFonts w:ascii="Arial" w:hAnsi="Arial"/>
          <w:b/>
          <w:bCs/>
          <w:sz w:val="22"/>
          <w:szCs w:val="22"/>
        </w:rPr>
        <w:t>(D)</w:t>
      </w:r>
      <w:r>
        <w:rPr>
          <w:rFonts w:ascii="Arial" w:hAnsi="Arial"/>
          <w:sz w:val="22"/>
          <w:szCs w:val="22"/>
        </w:rPr>
        <w:t xml:space="preserve"> Ranges from each sample are exhaustively permuted to generate baseline combinations. 1000 baseline combinations are randomly selected. </w:t>
      </w:r>
      <w:r>
        <w:rPr>
          <w:rFonts w:ascii="Arial" w:hAnsi="Arial"/>
          <w:b/>
          <w:bCs/>
          <w:sz w:val="22"/>
          <w:szCs w:val="22"/>
        </w:rPr>
        <w:t>(E)</w:t>
      </w:r>
      <w:r>
        <w:rPr>
          <w:rFonts w:ascii="Arial" w:hAnsi="Arial"/>
          <w:sz w:val="22"/>
          <w:szCs w:val="22"/>
        </w:rPr>
        <w:t xml:space="preserve"> Folding energies are determined for each baseline combination using method 1 (average of fitting samples individually) and method 2 (Van’t Hoff analysis). </w:t>
      </w:r>
      <w:r>
        <w:rPr>
          <w:rFonts w:ascii="Arial" w:hAnsi="Arial"/>
          <w:b/>
          <w:bCs/>
          <w:sz w:val="22"/>
          <w:szCs w:val="22"/>
        </w:rPr>
        <w:t xml:space="preserve">(F) </w:t>
      </w:r>
      <w:r>
        <w:rPr>
          <w:rFonts w:ascii="Arial" w:hAnsi="Arial"/>
          <w:sz w:val="22"/>
          <w:szCs w:val="22"/>
        </w:rPr>
        <w:t>Baseline combinations are assessed for ΔH° agreement for method 1 and ΔH° agreement between method 1 and method 2 to identify the baseline combinations that have the highest internal consistency.</w:t>
      </w:r>
      <w:r>
        <w:rPr>
          <w:rFonts w:ascii="Arial" w:hAnsi="Arial"/>
          <w:b/>
          <w:bCs/>
          <w:sz w:val="22"/>
          <w:szCs w:val="22"/>
        </w:rPr>
        <w:t xml:space="preserve"> (G)</w:t>
      </w:r>
      <w:r>
        <w:rPr>
          <w:rFonts w:ascii="Arial" w:hAnsi="Arial"/>
          <w:sz w:val="22"/>
          <w:szCs w:val="22"/>
        </w:rPr>
        <w:t xml:space="preserve"> The top 25% most internally consistent baseline combinations are selected for </w:t>
      </w:r>
      <w:r>
        <w:rPr>
          <w:rFonts w:ascii="Arial" w:hAnsi="Arial"/>
          <w:sz w:val="22"/>
          <w:szCs w:val="22"/>
        </w:rPr>
        <w:lastRenderedPageBreak/>
        <w:t xml:space="preserve">ensemble analysis. </w:t>
      </w:r>
      <w:r>
        <w:rPr>
          <w:rFonts w:ascii="Arial" w:hAnsi="Arial"/>
          <w:b/>
          <w:bCs/>
          <w:sz w:val="22"/>
          <w:szCs w:val="22"/>
        </w:rPr>
        <w:t>(H)</w:t>
      </w:r>
      <w:r>
        <w:rPr>
          <w:rFonts w:ascii="Arial" w:hAnsi="Arial"/>
          <w:sz w:val="22"/>
          <w:szCs w:val="22"/>
        </w:rPr>
        <w:t xml:space="preserve"> The ensemble of baseline combinations is passed to </w:t>
      </w:r>
      <w:proofErr w:type="spellStart"/>
      <w:r>
        <w:rPr>
          <w:rFonts w:ascii="Arial" w:hAnsi="Arial"/>
          <w:sz w:val="22"/>
          <w:szCs w:val="22"/>
        </w:rPr>
        <w:t>meltR.A</w:t>
      </w:r>
      <w:proofErr w:type="spellEnd"/>
      <w:r>
        <w:rPr>
          <w:rFonts w:ascii="Arial" w:hAnsi="Arial"/>
          <w:sz w:val="22"/>
          <w:szCs w:val="22"/>
        </w:rPr>
        <w:t xml:space="preserve"> and fit. The results are treated statistically to determine folding energies and 95% confidence intervals.</w:t>
      </w:r>
    </w:p>
    <w:p w14:paraId="0DC11C4B" w14:textId="77777777" w:rsidR="00DE39EE" w:rsidRDefault="006A3937">
      <w:pPr>
        <w:spacing w:line="480" w:lineRule="auto"/>
        <w:jc w:val="center"/>
        <w:rPr>
          <w:rFonts w:ascii="Arial" w:hAnsi="Arial"/>
          <w:b/>
          <w:bCs/>
          <w:sz w:val="22"/>
          <w:szCs w:val="22"/>
        </w:rPr>
      </w:pPr>
      <w:r>
        <w:rPr>
          <w:noProof/>
        </w:rPr>
        <w:drawing>
          <wp:inline distT="0" distB="0" distL="0" distR="0" wp14:anchorId="18C67CD9" wp14:editId="11B04642">
            <wp:extent cx="3830955" cy="383095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6"/>
                    <a:stretch>
                      <a:fillRect/>
                    </a:stretch>
                  </pic:blipFill>
                  <pic:spPr bwMode="auto">
                    <a:xfrm>
                      <a:off x="0" y="0"/>
                      <a:ext cx="3830955" cy="3830955"/>
                    </a:xfrm>
                    <a:prstGeom prst="rect">
                      <a:avLst/>
                    </a:prstGeom>
                  </pic:spPr>
                </pic:pic>
              </a:graphicData>
            </a:graphic>
          </wp:inline>
        </w:drawing>
      </w:r>
    </w:p>
    <w:p w14:paraId="44672351" w14:textId="01E8F65F" w:rsidR="00DE39EE" w:rsidRDefault="006A3937">
      <w:pPr>
        <w:spacing w:line="480" w:lineRule="auto"/>
        <w:rPr>
          <w:rFonts w:ascii="Arial" w:hAnsi="Arial"/>
          <w:b/>
          <w:bCs/>
          <w:sz w:val="22"/>
          <w:szCs w:val="22"/>
        </w:rPr>
      </w:pPr>
      <w:r>
        <w:rPr>
          <w:rFonts w:ascii="Arial" w:hAnsi="Arial"/>
          <w:b/>
          <w:bCs/>
          <w:sz w:val="22"/>
          <w:szCs w:val="22"/>
        </w:rPr>
        <w:t>Figure 4</w:t>
      </w:r>
      <w:ins w:id="343" w:author="Sebastian Arteaga" w:date="2022-10-06T14:46:00Z">
        <w:r w:rsidR="007B5B9C">
          <w:rPr>
            <w:rFonts w:ascii="Arial" w:hAnsi="Arial"/>
            <w:b/>
            <w:bCs/>
            <w:sz w:val="22"/>
            <w:szCs w:val="22"/>
          </w:rPr>
          <w:t>.</w:t>
        </w:r>
      </w:ins>
      <w:del w:id="344" w:author="Sebastian Arteaga" w:date="2022-10-06T14:46:00Z">
        <w:r w:rsidDel="007B5B9C">
          <w:rPr>
            <w:rFonts w:ascii="Arial" w:hAnsi="Arial"/>
            <w:sz w:val="22"/>
            <w:szCs w:val="22"/>
          </w:rPr>
          <w:delText xml:space="preserve"> </w:delText>
        </w:r>
      </w:del>
      <w:r>
        <w:rPr>
          <w:rFonts w:ascii="Arial" w:hAnsi="Arial"/>
          <w:sz w:val="22"/>
          <w:szCs w:val="22"/>
        </w:rPr>
        <w:t xml:space="preserve"> </w:t>
      </w:r>
      <w:proofErr w:type="spellStart"/>
      <w:r>
        <w:rPr>
          <w:rFonts w:ascii="Arial" w:hAnsi="Arial"/>
          <w:sz w:val="22"/>
          <w:szCs w:val="22"/>
        </w:rPr>
        <w:t>MeltR</w:t>
      </w:r>
      <w:proofErr w:type="spellEnd"/>
      <w:r>
        <w:rPr>
          <w:rFonts w:ascii="Arial" w:hAnsi="Arial"/>
          <w:sz w:val="22"/>
          <w:szCs w:val="22"/>
        </w:rPr>
        <w:t xml:space="preserve"> functions </w:t>
      </w:r>
      <w:proofErr w:type="spellStart"/>
      <w:r>
        <w:rPr>
          <w:rFonts w:ascii="Arial" w:hAnsi="Arial"/>
          <w:sz w:val="22"/>
          <w:szCs w:val="22"/>
        </w:rPr>
        <w:t>meltR.A</w:t>
      </w:r>
      <w:proofErr w:type="spellEnd"/>
      <w:r>
        <w:rPr>
          <w:rFonts w:ascii="Arial" w:hAnsi="Arial"/>
          <w:sz w:val="22"/>
          <w:szCs w:val="22"/>
        </w:rPr>
        <w:t xml:space="preserve"> and </w:t>
      </w:r>
      <w:proofErr w:type="spellStart"/>
      <w:r>
        <w:rPr>
          <w:rFonts w:ascii="Arial" w:hAnsi="Arial"/>
          <w:sz w:val="22"/>
          <w:szCs w:val="22"/>
        </w:rPr>
        <w:t>BLtrimmer</w:t>
      </w:r>
      <w:proofErr w:type="spellEnd"/>
      <w:r>
        <w:rPr>
          <w:rFonts w:ascii="Arial" w:hAnsi="Arial"/>
          <w:sz w:val="22"/>
          <w:szCs w:val="22"/>
        </w:rPr>
        <w:t xml:space="preserve"> reproduce folding energies calculated using </w:t>
      </w:r>
      <w:del w:id="345" w:author="Sebastian Arteaga" w:date="2022-10-06T14:47:00Z">
        <w:r w:rsidDel="007B5B9C">
          <w:rPr>
            <w:rFonts w:ascii="Arial" w:hAnsi="Arial"/>
            <w:sz w:val="22"/>
            <w:szCs w:val="22"/>
          </w:rPr>
          <w:delText>Meltwin</w:delText>
        </w:r>
      </w:del>
      <w:ins w:id="346" w:author="Sebastian Arteaga" w:date="2022-10-06T14:48:00Z">
        <w:r w:rsidR="007B5B9C">
          <w:rPr>
            <w:rFonts w:ascii="Arial" w:hAnsi="Arial"/>
            <w:sz w:val="22"/>
            <w:szCs w:val="22"/>
          </w:rPr>
          <w:t>MeltWin</w:t>
        </w:r>
      </w:ins>
      <w:r>
        <w:rPr>
          <w:rFonts w:ascii="Arial" w:hAnsi="Arial"/>
          <w:sz w:val="22"/>
          <w:szCs w:val="22"/>
        </w:rPr>
        <w:t>.</w:t>
      </w:r>
      <w:r>
        <w:rPr>
          <w:rFonts w:ascii="Arial" w:hAnsi="Arial"/>
          <w:b/>
          <w:bCs/>
          <w:sz w:val="22"/>
          <w:szCs w:val="22"/>
        </w:rPr>
        <w:t xml:space="preserve"> </w:t>
      </w:r>
      <w:commentRangeStart w:id="347"/>
      <w:r>
        <w:rPr>
          <w:rFonts w:ascii="Arial" w:hAnsi="Arial"/>
          <w:b/>
          <w:bCs/>
          <w:sz w:val="22"/>
          <w:szCs w:val="22"/>
        </w:rPr>
        <w:t>(A)</w:t>
      </w:r>
      <w:r>
        <w:rPr>
          <w:rFonts w:ascii="Arial" w:hAnsi="Arial"/>
          <w:sz w:val="22"/>
          <w:szCs w:val="22"/>
        </w:rPr>
        <w:t xml:space="preserve"> ΔH° </w:t>
      </w:r>
      <w:commentRangeEnd w:id="347"/>
      <w:r w:rsidR="007B5B9C">
        <w:rPr>
          <w:rStyle w:val="CommentReference"/>
          <w:rFonts w:cs="Mangal"/>
        </w:rPr>
        <w:commentReference w:id="347"/>
      </w:r>
      <w:r>
        <w:rPr>
          <w:rFonts w:ascii="Arial" w:hAnsi="Arial"/>
          <w:sz w:val="22"/>
          <w:szCs w:val="22"/>
        </w:rPr>
        <w:t xml:space="preserve">determined from the method 3, global fitting, using </w:t>
      </w:r>
      <w:proofErr w:type="spellStart"/>
      <w:r>
        <w:rPr>
          <w:rFonts w:ascii="Arial" w:hAnsi="Arial"/>
          <w:sz w:val="22"/>
          <w:szCs w:val="22"/>
        </w:rPr>
        <w:t>MeltR</w:t>
      </w:r>
      <w:proofErr w:type="spellEnd"/>
      <w:r>
        <w:rPr>
          <w:rFonts w:ascii="Arial" w:hAnsi="Arial"/>
          <w:sz w:val="22"/>
          <w:szCs w:val="22"/>
        </w:rPr>
        <w:t xml:space="preserve"> versus the Δ</w:t>
      </w:r>
      <w:r w:rsidRPr="007B5B9C">
        <w:rPr>
          <w:rFonts w:ascii="Arial" w:hAnsi="Arial"/>
          <w:i/>
          <w:iCs/>
          <w:sz w:val="22"/>
          <w:szCs w:val="22"/>
          <w:rPrChange w:id="348" w:author="Sebastian Arteaga" w:date="2022-10-06T14:48:00Z">
            <w:rPr>
              <w:rFonts w:ascii="Arial" w:hAnsi="Arial"/>
              <w:sz w:val="22"/>
              <w:szCs w:val="22"/>
            </w:rPr>
          </w:rPrChange>
        </w:rPr>
        <w:t>H</w:t>
      </w:r>
      <w:r>
        <w:rPr>
          <w:rFonts w:ascii="Arial" w:hAnsi="Arial"/>
          <w:sz w:val="22"/>
          <w:szCs w:val="22"/>
        </w:rPr>
        <w:t xml:space="preserve">° determined from method 1 (purple) and method 2 (green) using </w:t>
      </w:r>
      <w:del w:id="349" w:author="Sebastian Arteaga" w:date="2022-10-06T14:48:00Z">
        <w:r w:rsidDel="007B5B9C">
          <w:rPr>
            <w:rFonts w:ascii="Arial" w:hAnsi="Arial"/>
            <w:sz w:val="22"/>
            <w:szCs w:val="22"/>
          </w:rPr>
          <w:delText>Meltwin</w:delText>
        </w:r>
      </w:del>
      <w:ins w:id="350" w:author="Sebastian Arteaga" w:date="2022-10-06T14:48:00Z">
        <w:r w:rsidR="007B5B9C">
          <w:rPr>
            <w:rFonts w:ascii="Arial" w:hAnsi="Arial"/>
            <w:sz w:val="22"/>
            <w:szCs w:val="22"/>
          </w:rPr>
          <w:t>MeltWin</w:t>
        </w:r>
      </w:ins>
      <w:r>
        <w:rPr>
          <w:rFonts w:ascii="Arial" w:hAnsi="Arial"/>
          <w:sz w:val="22"/>
          <w:szCs w:val="22"/>
        </w:rPr>
        <w:t xml:space="preserve"> to fit the same absorbance data set. Horizontal error bars represent precision in the parameters calculated by </w:t>
      </w:r>
      <w:del w:id="351" w:author="Sebastian Arteaga" w:date="2022-10-06T14:48:00Z">
        <w:r w:rsidDel="007B5B9C">
          <w:rPr>
            <w:rFonts w:ascii="Arial" w:hAnsi="Arial"/>
            <w:sz w:val="22"/>
            <w:szCs w:val="22"/>
          </w:rPr>
          <w:delText>Meltwin</w:delText>
        </w:r>
      </w:del>
      <w:ins w:id="352" w:author="Sebastian Arteaga" w:date="2022-10-06T14:48:00Z">
        <w:r w:rsidR="007B5B9C">
          <w:rPr>
            <w:rFonts w:ascii="Arial" w:hAnsi="Arial"/>
            <w:sz w:val="22"/>
            <w:szCs w:val="22"/>
          </w:rPr>
          <w:t>MeltWin</w:t>
        </w:r>
      </w:ins>
      <w:r>
        <w:rPr>
          <w:rFonts w:ascii="Arial" w:hAnsi="Arial"/>
          <w:sz w:val="22"/>
          <w:szCs w:val="22"/>
        </w:rPr>
        <w:t xml:space="preserve"> and vertical error bars represent 95% confidence intervals calculated using the </w:t>
      </w:r>
      <w:proofErr w:type="spellStart"/>
      <w:r>
        <w:rPr>
          <w:rFonts w:ascii="Arial" w:hAnsi="Arial"/>
          <w:sz w:val="22"/>
          <w:szCs w:val="22"/>
        </w:rPr>
        <w:t>BLtrimmer</w:t>
      </w:r>
      <w:proofErr w:type="spellEnd"/>
      <w:r>
        <w:rPr>
          <w:rFonts w:ascii="Arial" w:hAnsi="Arial"/>
          <w:sz w:val="22"/>
          <w:szCs w:val="22"/>
        </w:rPr>
        <w:t xml:space="preserve">. </w:t>
      </w:r>
      <w:r>
        <w:rPr>
          <w:rFonts w:ascii="Arial" w:hAnsi="Arial"/>
          <w:b/>
          <w:bCs/>
          <w:sz w:val="22"/>
          <w:szCs w:val="22"/>
        </w:rPr>
        <w:t>(B)</w:t>
      </w:r>
      <w:r>
        <w:rPr>
          <w:rFonts w:ascii="Arial" w:hAnsi="Arial"/>
          <w:sz w:val="22"/>
          <w:szCs w:val="22"/>
        </w:rPr>
        <w:t xml:space="preserve"> Δ</w:t>
      </w:r>
      <w:r w:rsidRPr="007B5B9C">
        <w:rPr>
          <w:rFonts w:ascii="Arial" w:hAnsi="Arial"/>
          <w:i/>
          <w:iCs/>
          <w:sz w:val="22"/>
          <w:szCs w:val="22"/>
          <w:rPrChange w:id="353" w:author="Sebastian Arteaga" w:date="2022-10-06T14:48:00Z">
            <w:rPr>
              <w:rFonts w:ascii="Arial" w:hAnsi="Arial"/>
              <w:sz w:val="22"/>
              <w:szCs w:val="22"/>
            </w:rPr>
          </w:rPrChange>
        </w:rPr>
        <w:t>S</w:t>
      </w:r>
      <w:r>
        <w:rPr>
          <w:rFonts w:ascii="Arial" w:hAnsi="Arial"/>
          <w:sz w:val="22"/>
          <w:szCs w:val="22"/>
        </w:rPr>
        <w:t xml:space="preserve">°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versus the Δ</w:t>
      </w:r>
      <w:r w:rsidRPr="007B5B9C">
        <w:rPr>
          <w:rFonts w:ascii="Arial" w:hAnsi="Arial"/>
          <w:i/>
          <w:iCs/>
          <w:sz w:val="22"/>
          <w:szCs w:val="22"/>
          <w:rPrChange w:id="354" w:author="Sebastian Arteaga" w:date="2022-10-06T14:48:00Z">
            <w:rPr>
              <w:rFonts w:ascii="Arial" w:hAnsi="Arial"/>
              <w:sz w:val="22"/>
              <w:szCs w:val="22"/>
            </w:rPr>
          </w:rPrChange>
        </w:rPr>
        <w:t>S</w:t>
      </w:r>
      <w:r>
        <w:rPr>
          <w:rFonts w:ascii="Arial" w:hAnsi="Arial"/>
          <w:sz w:val="22"/>
          <w:szCs w:val="22"/>
        </w:rPr>
        <w:t xml:space="preserve">° determined with </w:t>
      </w:r>
      <w:del w:id="355" w:author="Sebastian Arteaga" w:date="2022-10-06T14:47:00Z">
        <w:r w:rsidDel="007B5B9C">
          <w:rPr>
            <w:rFonts w:ascii="Arial" w:hAnsi="Arial"/>
            <w:sz w:val="22"/>
            <w:szCs w:val="22"/>
          </w:rPr>
          <w:delText>Meltwin</w:delText>
        </w:r>
      </w:del>
      <w:ins w:id="356" w:author="Sebastian Arteaga" w:date="2022-10-06T14:48:00Z">
        <w:r w:rsidR="007B5B9C">
          <w:rPr>
            <w:rFonts w:ascii="Arial" w:hAnsi="Arial"/>
            <w:sz w:val="22"/>
            <w:szCs w:val="22"/>
          </w:rPr>
          <w:t>MeltWin</w:t>
        </w:r>
      </w:ins>
      <w:r>
        <w:rPr>
          <w:rFonts w:ascii="Arial" w:hAnsi="Arial"/>
          <w:sz w:val="22"/>
          <w:szCs w:val="22"/>
        </w:rPr>
        <w:t xml:space="preserve">. Colors and error bars are the same as A. </w:t>
      </w:r>
      <w:r>
        <w:rPr>
          <w:rFonts w:ascii="Arial" w:hAnsi="Arial"/>
          <w:b/>
          <w:bCs/>
          <w:sz w:val="22"/>
          <w:szCs w:val="22"/>
        </w:rPr>
        <w:t>(C)</w:t>
      </w:r>
      <w:r>
        <w:rPr>
          <w:rFonts w:ascii="Arial" w:hAnsi="Arial"/>
          <w:sz w:val="22"/>
          <w:szCs w:val="22"/>
        </w:rPr>
        <w:t xml:space="preserve"> Δ</w:t>
      </w:r>
      <w:r w:rsidRPr="007B5B9C">
        <w:rPr>
          <w:rFonts w:ascii="Arial" w:hAnsi="Arial"/>
          <w:i/>
          <w:iCs/>
          <w:sz w:val="22"/>
          <w:szCs w:val="22"/>
          <w:rPrChange w:id="357" w:author="Sebastian Arteaga" w:date="2022-10-06T14:47:00Z">
            <w:rPr>
              <w:rFonts w:ascii="Arial" w:hAnsi="Arial"/>
              <w:sz w:val="22"/>
              <w:szCs w:val="22"/>
            </w:rPr>
          </w:rPrChange>
        </w:rPr>
        <w:t>G</w:t>
      </w:r>
      <w:r>
        <w:rPr>
          <w:rFonts w:ascii="Arial" w:hAnsi="Arial"/>
          <w:sz w:val="22"/>
          <w:szCs w:val="22"/>
        </w:rPr>
        <w:t>°</w:t>
      </w:r>
      <w:r>
        <w:rPr>
          <w:rFonts w:ascii="Arial" w:hAnsi="Arial"/>
          <w:sz w:val="22"/>
          <w:szCs w:val="22"/>
          <w:vertAlign w:val="subscript"/>
        </w:rPr>
        <w:t>37</w:t>
      </w:r>
      <w:r>
        <w:rPr>
          <w:rFonts w:ascii="Arial" w:hAnsi="Arial"/>
          <w:sz w:val="22"/>
          <w:szCs w:val="22"/>
        </w:rPr>
        <w:t xml:space="preserve">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versus the Δ</w:t>
      </w:r>
      <w:r w:rsidRPr="007B5B9C">
        <w:rPr>
          <w:rFonts w:ascii="Arial" w:hAnsi="Arial"/>
          <w:i/>
          <w:iCs/>
          <w:sz w:val="22"/>
          <w:szCs w:val="22"/>
          <w:rPrChange w:id="358" w:author="Sebastian Arteaga" w:date="2022-10-06T14:47:00Z">
            <w:rPr>
              <w:rFonts w:ascii="Arial" w:hAnsi="Arial"/>
              <w:sz w:val="22"/>
              <w:szCs w:val="22"/>
            </w:rPr>
          </w:rPrChange>
        </w:rPr>
        <w:t>G</w:t>
      </w:r>
      <w:r>
        <w:rPr>
          <w:rFonts w:ascii="Arial" w:hAnsi="Arial"/>
          <w:sz w:val="22"/>
          <w:szCs w:val="22"/>
        </w:rPr>
        <w:t>°</w:t>
      </w:r>
      <w:r>
        <w:rPr>
          <w:rFonts w:ascii="Arial" w:hAnsi="Arial"/>
          <w:sz w:val="22"/>
          <w:szCs w:val="22"/>
          <w:vertAlign w:val="subscript"/>
        </w:rPr>
        <w:t>37</w:t>
      </w:r>
      <w:r>
        <w:rPr>
          <w:rFonts w:ascii="Arial" w:hAnsi="Arial"/>
          <w:sz w:val="22"/>
          <w:szCs w:val="22"/>
        </w:rPr>
        <w:t xml:space="preserve"> determined with </w:t>
      </w:r>
      <w:del w:id="359" w:author="Sebastian Arteaga" w:date="2022-10-06T14:47:00Z">
        <w:r w:rsidDel="007B5B9C">
          <w:rPr>
            <w:rFonts w:ascii="Arial" w:hAnsi="Arial"/>
            <w:sz w:val="22"/>
            <w:szCs w:val="22"/>
          </w:rPr>
          <w:delText>Meltwin</w:delText>
        </w:r>
      </w:del>
      <w:ins w:id="360" w:author="Sebastian Arteaga" w:date="2022-10-06T14:48:00Z">
        <w:r w:rsidR="007B5B9C">
          <w:rPr>
            <w:rFonts w:ascii="Arial" w:hAnsi="Arial"/>
            <w:sz w:val="22"/>
            <w:szCs w:val="22"/>
          </w:rPr>
          <w:t>MeltWin</w:t>
        </w:r>
      </w:ins>
      <w:r>
        <w:rPr>
          <w:rFonts w:ascii="Arial" w:hAnsi="Arial"/>
          <w:sz w:val="22"/>
          <w:szCs w:val="22"/>
        </w:rPr>
        <w:t xml:space="preserve">. Colors and error bars are the same as A. </w:t>
      </w:r>
      <w:r>
        <w:rPr>
          <w:rFonts w:ascii="Arial" w:hAnsi="Arial"/>
          <w:b/>
          <w:bCs/>
          <w:sz w:val="22"/>
          <w:szCs w:val="22"/>
        </w:rPr>
        <w:t>(D)</w:t>
      </w:r>
      <w:r>
        <w:rPr>
          <w:rFonts w:ascii="Arial" w:hAnsi="Arial"/>
          <w:sz w:val="22"/>
          <w:szCs w:val="22"/>
        </w:rPr>
        <w:t xml:space="preserve"> </w:t>
      </w:r>
      <w:r w:rsidRPr="007B5B9C">
        <w:rPr>
          <w:rFonts w:ascii="Arial" w:hAnsi="Arial"/>
          <w:i/>
          <w:iCs/>
          <w:sz w:val="22"/>
          <w:szCs w:val="22"/>
          <w:rPrChange w:id="361" w:author="Sebastian Arteaga" w:date="2022-10-06T14:47:00Z">
            <w:rPr>
              <w:rFonts w:ascii="Arial" w:hAnsi="Arial"/>
              <w:sz w:val="22"/>
              <w:szCs w:val="22"/>
            </w:rPr>
          </w:rPrChange>
        </w:rPr>
        <w:t>T</w:t>
      </w:r>
      <w:r>
        <w:rPr>
          <w:rFonts w:ascii="Arial" w:hAnsi="Arial"/>
          <w:sz w:val="22"/>
          <w:szCs w:val="22"/>
          <w:vertAlign w:val="subscript"/>
        </w:rPr>
        <w:t>m</w:t>
      </w:r>
      <w:r>
        <w:rPr>
          <w:rFonts w:ascii="Arial" w:hAnsi="Arial"/>
          <w:sz w:val="22"/>
          <w:szCs w:val="22"/>
        </w:rPr>
        <w:t xml:space="preserve"> at 0.1 mM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xml:space="preserve">, versus the </w:t>
      </w:r>
      <w:r w:rsidRPr="007B5B9C">
        <w:rPr>
          <w:rFonts w:ascii="Arial" w:hAnsi="Arial"/>
          <w:i/>
          <w:iCs/>
          <w:sz w:val="22"/>
          <w:szCs w:val="22"/>
          <w:rPrChange w:id="362" w:author="Sebastian Arteaga" w:date="2022-10-06T14:47:00Z">
            <w:rPr>
              <w:rFonts w:ascii="Arial" w:hAnsi="Arial"/>
              <w:sz w:val="22"/>
              <w:szCs w:val="22"/>
            </w:rPr>
          </w:rPrChange>
        </w:rPr>
        <w:t>T</w:t>
      </w:r>
      <w:r>
        <w:rPr>
          <w:rFonts w:ascii="Arial" w:hAnsi="Arial"/>
          <w:sz w:val="22"/>
          <w:szCs w:val="22"/>
          <w:vertAlign w:val="subscript"/>
        </w:rPr>
        <w:t>m</w:t>
      </w:r>
      <w:r>
        <w:rPr>
          <w:rFonts w:ascii="Arial" w:hAnsi="Arial"/>
          <w:sz w:val="22"/>
          <w:szCs w:val="22"/>
        </w:rPr>
        <w:t xml:space="preserve"> at 0.1 mM determined with </w:t>
      </w:r>
      <w:del w:id="363" w:author="Sebastian Arteaga" w:date="2022-10-06T14:47:00Z">
        <w:r w:rsidDel="007B5B9C">
          <w:rPr>
            <w:rFonts w:ascii="Arial" w:hAnsi="Arial"/>
            <w:sz w:val="22"/>
            <w:szCs w:val="22"/>
          </w:rPr>
          <w:delText>Meltwin</w:delText>
        </w:r>
      </w:del>
      <w:ins w:id="364" w:author="Sebastian Arteaga" w:date="2022-10-06T14:48:00Z">
        <w:r w:rsidR="007B5B9C">
          <w:rPr>
            <w:rFonts w:ascii="Arial" w:hAnsi="Arial"/>
            <w:sz w:val="22"/>
            <w:szCs w:val="22"/>
          </w:rPr>
          <w:t>MeltWin</w:t>
        </w:r>
      </w:ins>
      <w:r>
        <w:rPr>
          <w:rFonts w:ascii="Arial" w:hAnsi="Arial"/>
          <w:sz w:val="22"/>
          <w:szCs w:val="22"/>
        </w:rPr>
        <w:t>. Colors and error bars are the same as A.</w:t>
      </w:r>
    </w:p>
    <w:p w14:paraId="43C2AB80" w14:textId="77777777" w:rsidR="00DE39EE" w:rsidRDefault="006A3937">
      <w:pPr>
        <w:spacing w:line="480" w:lineRule="auto"/>
        <w:rPr>
          <w:rFonts w:ascii="Arial" w:hAnsi="Arial"/>
          <w:b/>
          <w:bCs/>
          <w:sz w:val="22"/>
          <w:szCs w:val="22"/>
        </w:rPr>
      </w:pPr>
      <w:commentRangeStart w:id="365"/>
      <w:r>
        <w:rPr>
          <w:rFonts w:ascii="Arial" w:hAnsi="Arial"/>
          <w:b/>
          <w:bCs/>
          <w:noProof/>
          <w:sz w:val="22"/>
          <w:szCs w:val="22"/>
        </w:rPr>
        <w:lastRenderedPageBreak/>
        <w:drawing>
          <wp:anchor distT="0" distB="0" distL="0" distR="0" simplePos="0" relativeHeight="6" behindDoc="0" locked="0" layoutInCell="0" allowOverlap="1" wp14:anchorId="32841902" wp14:editId="10C04310">
            <wp:simplePos x="0" y="0"/>
            <wp:positionH relativeFrom="column">
              <wp:align>center</wp:align>
            </wp:positionH>
            <wp:positionV relativeFrom="paragraph">
              <wp:posOffset>635</wp:posOffset>
            </wp:positionV>
            <wp:extent cx="5854700" cy="294640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7"/>
                    <a:stretch>
                      <a:fillRect/>
                    </a:stretch>
                  </pic:blipFill>
                  <pic:spPr bwMode="auto">
                    <a:xfrm>
                      <a:off x="0" y="0"/>
                      <a:ext cx="5854700" cy="2946400"/>
                    </a:xfrm>
                    <a:prstGeom prst="rect">
                      <a:avLst/>
                    </a:prstGeom>
                  </pic:spPr>
                </pic:pic>
              </a:graphicData>
            </a:graphic>
          </wp:anchor>
        </w:drawing>
      </w:r>
      <w:commentRangeEnd w:id="365"/>
      <w:r w:rsidR="007B5B9C">
        <w:rPr>
          <w:rStyle w:val="CommentReference"/>
          <w:rFonts w:cs="Mangal"/>
        </w:rPr>
        <w:commentReference w:id="365"/>
      </w:r>
    </w:p>
    <w:p w14:paraId="1E3A1582" w14:textId="58E7A5FA" w:rsidR="00DE39EE" w:rsidRDefault="006A3937">
      <w:pPr>
        <w:spacing w:line="480" w:lineRule="auto"/>
        <w:rPr>
          <w:rFonts w:ascii="Arial" w:hAnsi="Arial"/>
          <w:b/>
          <w:bCs/>
          <w:sz w:val="22"/>
          <w:szCs w:val="22"/>
        </w:rPr>
      </w:pPr>
      <w:r>
        <w:rPr>
          <w:rFonts w:ascii="Arial" w:hAnsi="Arial"/>
          <w:b/>
          <w:bCs/>
          <w:sz w:val="22"/>
          <w:szCs w:val="22"/>
        </w:rPr>
        <w:t>Figure 5</w:t>
      </w:r>
      <w:ins w:id="366" w:author="Sebastian Arteaga" w:date="2022-10-06T14:46:00Z">
        <w:r w:rsidR="007B5B9C">
          <w:rPr>
            <w:rFonts w:ascii="Arial" w:hAnsi="Arial"/>
            <w:b/>
            <w:bCs/>
            <w:sz w:val="22"/>
            <w:szCs w:val="22"/>
          </w:rPr>
          <w:t>.</w:t>
        </w:r>
      </w:ins>
      <w:r>
        <w:rPr>
          <w:rFonts w:ascii="Arial" w:hAnsi="Arial"/>
          <w:sz w:val="22"/>
          <w:szCs w:val="22"/>
        </w:rPr>
        <w:t xml:space="preserve"> Two-state folding test using the </w:t>
      </w:r>
      <w:proofErr w:type="spellStart"/>
      <w:r>
        <w:rPr>
          <w:rFonts w:ascii="Arial" w:hAnsi="Arial"/>
          <w:sz w:val="22"/>
          <w:szCs w:val="22"/>
        </w:rPr>
        <w:t>BLtrimmer</w:t>
      </w:r>
      <w:proofErr w:type="spellEnd"/>
      <w:r>
        <w:rPr>
          <w:rFonts w:ascii="Arial" w:hAnsi="Arial"/>
          <w:sz w:val="22"/>
          <w:szCs w:val="22"/>
        </w:rPr>
        <w:t xml:space="preserve"> in </w:t>
      </w:r>
      <w:proofErr w:type="spellStart"/>
      <w:r>
        <w:rPr>
          <w:rFonts w:ascii="Arial" w:hAnsi="Arial"/>
          <w:sz w:val="22"/>
          <w:szCs w:val="22"/>
        </w:rPr>
        <w:t>MeltR</w:t>
      </w:r>
      <w:proofErr w:type="spellEnd"/>
      <w:r>
        <w:rPr>
          <w:rFonts w:ascii="Arial" w:hAnsi="Arial"/>
          <w:sz w:val="22"/>
          <w:szCs w:val="22"/>
        </w:rPr>
        <w:t xml:space="preserve">. </w:t>
      </w:r>
      <w:r>
        <w:rPr>
          <w:rFonts w:ascii="Arial" w:hAnsi="Arial"/>
          <w:b/>
          <w:bCs/>
          <w:sz w:val="22"/>
          <w:szCs w:val="22"/>
        </w:rPr>
        <w:t xml:space="preserve">(A) </w:t>
      </w:r>
      <w:r>
        <w:rPr>
          <w:rFonts w:ascii="Arial" w:hAnsi="Arial"/>
          <w:sz w:val="22"/>
          <w:szCs w:val="22"/>
        </w:rPr>
        <w:t>The distribution of the error between the Δ</w:t>
      </w:r>
      <w:r w:rsidRPr="007B5B9C">
        <w:rPr>
          <w:rFonts w:ascii="Arial" w:hAnsi="Arial"/>
          <w:i/>
          <w:iCs/>
          <w:sz w:val="22"/>
          <w:szCs w:val="22"/>
          <w:rPrChange w:id="367" w:author="Sebastian Arteaga" w:date="2022-10-06T14:44:00Z">
            <w:rPr>
              <w:rFonts w:ascii="Arial" w:hAnsi="Arial"/>
              <w:sz w:val="22"/>
              <w:szCs w:val="22"/>
            </w:rPr>
          </w:rPrChange>
        </w:rPr>
        <w:t>H</w:t>
      </w:r>
      <w:r>
        <w:rPr>
          <w:rFonts w:ascii="Arial" w:hAnsi="Arial"/>
          <w:sz w:val="22"/>
          <w:szCs w:val="22"/>
        </w:rPr>
        <w:t xml:space="preserve">° using </w:t>
      </w:r>
      <w:del w:id="368" w:author="Sebastian Arteaga" w:date="2022-10-06T14:44:00Z">
        <w:r w:rsidDel="007B5B9C">
          <w:rPr>
            <w:rFonts w:ascii="Arial" w:hAnsi="Arial"/>
            <w:sz w:val="22"/>
            <w:szCs w:val="22"/>
          </w:rPr>
          <w:delText xml:space="preserve">Method </w:delText>
        </w:r>
      </w:del>
      <w:ins w:id="369" w:author="Sebastian Arteaga" w:date="2022-10-06T14:44:00Z">
        <w:r w:rsidR="007B5B9C">
          <w:rPr>
            <w:rFonts w:ascii="Arial" w:hAnsi="Arial"/>
            <w:sz w:val="22"/>
            <w:szCs w:val="22"/>
          </w:rPr>
          <w:t>m</w:t>
        </w:r>
        <w:r w:rsidR="007B5B9C">
          <w:rPr>
            <w:rFonts w:ascii="Arial" w:hAnsi="Arial"/>
            <w:sz w:val="22"/>
            <w:szCs w:val="22"/>
          </w:rPr>
          <w:t xml:space="preserve">ethod </w:t>
        </w:r>
      </w:ins>
      <w:r>
        <w:rPr>
          <w:rFonts w:ascii="Arial" w:hAnsi="Arial"/>
          <w:sz w:val="22"/>
          <w:szCs w:val="22"/>
        </w:rPr>
        <w:t xml:space="preserve">1 (average of fitting samples individually) and </w:t>
      </w:r>
      <w:del w:id="370" w:author="Sebastian Arteaga" w:date="2022-10-06T14:44:00Z">
        <w:r w:rsidDel="007B5B9C">
          <w:rPr>
            <w:rFonts w:ascii="Arial" w:hAnsi="Arial"/>
            <w:sz w:val="22"/>
            <w:szCs w:val="22"/>
          </w:rPr>
          <w:delText xml:space="preserve">Method </w:delText>
        </w:r>
      </w:del>
      <w:ins w:id="371" w:author="Sebastian Arteaga" w:date="2022-10-06T14:44:00Z">
        <w:r w:rsidR="007B5B9C">
          <w:rPr>
            <w:rFonts w:ascii="Arial" w:hAnsi="Arial"/>
            <w:sz w:val="22"/>
            <w:szCs w:val="22"/>
          </w:rPr>
          <w:t>m</w:t>
        </w:r>
        <w:r w:rsidR="007B5B9C">
          <w:rPr>
            <w:rFonts w:ascii="Arial" w:hAnsi="Arial"/>
            <w:sz w:val="22"/>
            <w:szCs w:val="22"/>
          </w:rPr>
          <w:t xml:space="preserve">ethod </w:t>
        </w:r>
      </w:ins>
      <w:r>
        <w:rPr>
          <w:rFonts w:ascii="Arial" w:hAnsi="Arial"/>
          <w:sz w:val="22"/>
          <w:szCs w:val="22"/>
        </w:rPr>
        <w:t>2 (</w:t>
      </w:r>
      <w:del w:id="372" w:author="Sebastian Arteaga" w:date="2022-10-06T14:40:00Z">
        <w:r w:rsidDel="007B5B9C">
          <w:rPr>
            <w:rFonts w:ascii="Arial" w:hAnsi="Arial"/>
            <w:sz w:val="22"/>
            <w:szCs w:val="22"/>
          </w:rPr>
          <w:delText xml:space="preserve">Van’t </w:delText>
        </w:r>
      </w:del>
      <w:ins w:id="373" w:author="Sebastian Arteaga" w:date="2022-10-06T14:40:00Z">
        <w:r w:rsidR="007B5B9C">
          <w:rPr>
            <w:rFonts w:ascii="Arial" w:hAnsi="Arial"/>
            <w:sz w:val="22"/>
            <w:szCs w:val="22"/>
          </w:rPr>
          <w:t>v</w:t>
        </w:r>
        <w:r w:rsidR="007B5B9C">
          <w:rPr>
            <w:rFonts w:ascii="Arial" w:hAnsi="Arial"/>
            <w:sz w:val="22"/>
            <w:szCs w:val="22"/>
          </w:rPr>
          <w:t xml:space="preserve">an’t </w:t>
        </w:r>
      </w:ins>
      <w:r>
        <w:rPr>
          <w:rFonts w:ascii="Arial" w:hAnsi="Arial"/>
          <w:sz w:val="22"/>
          <w:szCs w:val="22"/>
        </w:rPr>
        <w:t xml:space="preserve">Hoff analysis) using 1000 randomly determined baseline combinations peaked at 2% for two-state folding sequences. </w:t>
      </w:r>
      <w:r>
        <w:rPr>
          <w:rFonts w:ascii="Arial" w:hAnsi="Arial"/>
          <w:b/>
          <w:bCs/>
          <w:sz w:val="22"/>
          <w:szCs w:val="22"/>
        </w:rPr>
        <w:t xml:space="preserve">(B) </w:t>
      </w:r>
      <w:r>
        <w:rPr>
          <w:rFonts w:ascii="Arial" w:hAnsi="Arial"/>
          <w:sz w:val="22"/>
          <w:szCs w:val="22"/>
        </w:rPr>
        <w:t>The distribution of the error between the Δ</w:t>
      </w:r>
      <w:r w:rsidRPr="007B5B9C">
        <w:rPr>
          <w:rFonts w:ascii="Arial" w:hAnsi="Arial"/>
          <w:i/>
          <w:iCs/>
          <w:sz w:val="22"/>
          <w:szCs w:val="22"/>
          <w:rPrChange w:id="374" w:author="Sebastian Arteaga" w:date="2022-10-06T14:44:00Z">
            <w:rPr>
              <w:rFonts w:ascii="Arial" w:hAnsi="Arial"/>
              <w:sz w:val="22"/>
              <w:szCs w:val="22"/>
            </w:rPr>
          </w:rPrChange>
        </w:rPr>
        <w:t>H</w:t>
      </w:r>
      <w:r>
        <w:rPr>
          <w:rFonts w:ascii="Arial" w:hAnsi="Arial"/>
          <w:sz w:val="22"/>
          <w:szCs w:val="22"/>
        </w:rPr>
        <w:t xml:space="preserve">° using </w:t>
      </w:r>
      <w:del w:id="375" w:author="Sebastian Arteaga" w:date="2022-10-06T14:44:00Z">
        <w:r w:rsidDel="007B5B9C">
          <w:rPr>
            <w:rFonts w:ascii="Arial" w:hAnsi="Arial"/>
            <w:sz w:val="22"/>
            <w:szCs w:val="22"/>
          </w:rPr>
          <w:delText xml:space="preserve">Method </w:delText>
        </w:r>
      </w:del>
      <w:ins w:id="376" w:author="Sebastian Arteaga" w:date="2022-10-06T14:44:00Z">
        <w:r w:rsidR="007B5B9C">
          <w:rPr>
            <w:rFonts w:ascii="Arial" w:hAnsi="Arial"/>
            <w:sz w:val="22"/>
            <w:szCs w:val="22"/>
          </w:rPr>
          <w:t>m</w:t>
        </w:r>
        <w:r w:rsidR="007B5B9C">
          <w:rPr>
            <w:rFonts w:ascii="Arial" w:hAnsi="Arial"/>
            <w:sz w:val="22"/>
            <w:szCs w:val="22"/>
          </w:rPr>
          <w:t xml:space="preserve">ethod </w:t>
        </w:r>
      </w:ins>
      <w:r>
        <w:rPr>
          <w:rFonts w:ascii="Arial" w:hAnsi="Arial"/>
          <w:sz w:val="22"/>
          <w:szCs w:val="22"/>
        </w:rPr>
        <w:t xml:space="preserve">1 (average of fitting samples individually) and </w:t>
      </w:r>
      <w:del w:id="377" w:author="Sebastian Arteaga" w:date="2022-10-06T14:44:00Z">
        <w:r w:rsidDel="007B5B9C">
          <w:rPr>
            <w:rFonts w:ascii="Arial" w:hAnsi="Arial"/>
            <w:sz w:val="22"/>
            <w:szCs w:val="22"/>
          </w:rPr>
          <w:delText xml:space="preserve">Method </w:delText>
        </w:r>
      </w:del>
      <w:ins w:id="378" w:author="Sebastian Arteaga" w:date="2022-10-06T14:44:00Z">
        <w:r w:rsidR="007B5B9C">
          <w:rPr>
            <w:rFonts w:ascii="Arial" w:hAnsi="Arial"/>
            <w:sz w:val="22"/>
            <w:szCs w:val="22"/>
          </w:rPr>
          <w:t>m</w:t>
        </w:r>
        <w:r w:rsidR="007B5B9C">
          <w:rPr>
            <w:rFonts w:ascii="Arial" w:hAnsi="Arial"/>
            <w:sz w:val="22"/>
            <w:szCs w:val="22"/>
          </w:rPr>
          <w:t xml:space="preserve">ethod </w:t>
        </w:r>
      </w:ins>
      <w:r>
        <w:rPr>
          <w:rFonts w:ascii="Arial" w:hAnsi="Arial"/>
          <w:sz w:val="22"/>
          <w:szCs w:val="22"/>
        </w:rPr>
        <w:t>2 (</w:t>
      </w:r>
      <w:del w:id="379" w:author="Sebastian Arteaga" w:date="2022-10-06T14:40:00Z">
        <w:r w:rsidDel="007B5B9C">
          <w:rPr>
            <w:rFonts w:ascii="Arial" w:hAnsi="Arial"/>
            <w:sz w:val="22"/>
            <w:szCs w:val="22"/>
          </w:rPr>
          <w:delText xml:space="preserve">Van’t </w:delText>
        </w:r>
      </w:del>
      <w:ins w:id="380" w:author="Sebastian Arteaga" w:date="2022-10-06T14:40:00Z">
        <w:r w:rsidR="007B5B9C">
          <w:rPr>
            <w:rFonts w:ascii="Arial" w:hAnsi="Arial"/>
            <w:sz w:val="22"/>
            <w:szCs w:val="22"/>
          </w:rPr>
          <w:t>v</w:t>
        </w:r>
        <w:r w:rsidR="007B5B9C">
          <w:rPr>
            <w:rFonts w:ascii="Arial" w:hAnsi="Arial"/>
            <w:sz w:val="22"/>
            <w:szCs w:val="22"/>
          </w:rPr>
          <w:t xml:space="preserve">an’t </w:t>
        </w:r>
      </w:ins>
      <w:r>
        <w:rPr>
          <w:rFonts w:ascii="Arial" w:hAnsi="Arial"/>
          <w:sz w:val="22"/>
          <w:szCs w:val="22"/>
        </w:rPr>
        <w:t>Hoff analysis) using 1000 randomly determined baseline combinations peaked at &gt;15% for non-two-state folding sequences.</w:t>
      </w:r>
    </w:p>
    <w:sectPr w:rsidR="00DE39EE">
      <w:footerReference w:type="default" r:id="rId18"/>
      <w:pgSz w:w="12240" w:h="15840"/>
      <w:pgMar w:top="1134" w:right="1134" w:bottom="1693" w:left="1134" w:header="0" w:footer="1134"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Sebastian Arteaga" w:date="2022-10-06T14:32:00Z" w:initials="SA">
    <w:p w14:paraId="6B459FA5" w14:textId="77777777" w:rsidR="000D0578" w:rsidRDefault="000D0578" w:rsidP="009F069C">
      <w:pPr>
        <w:pStyle w:val="CommentText"/>
      </w:pPr>
      <w:r>
        <w:rPr>
          <w:rStyle w:val="CommentReference"/>
        </w:rPr>
        <w:annotationRef/>
      </w:r>
      <w:r>
        <w:t>Should we add a non-self complimentary sequence too?</w:t>
      </w:r>
    </w:p>
  </w:comment>
  <w:comment w:id="38" w:author="Sebastian Arteaga" w:date="2022-10-03T12:49:00Z" w:initials="SA">
    <w:p w14:paraId="27BED836" w14:textId="631A420F" w:rsidR="004B34BD" w:rsidRPr="004B34BD" w:rsidRDefault="004B34BD">
      <w:pPr>
        <w:pStyle w:val="CommentText"/>
      </w:pPr>
      <w:r>
        <w:rPr>
          <w:rStyle w:val="CommentReference"/>
        </w:rPr>
        <w:annotationRef/>
      </w:r>
      <w:r>
        <w:t>The ‘w’ in ‘</w:t>
      </w:r>
      <w:r>
        <w:rPr>
          <w:i/>
          <w:iCs/>
        </w:rPr>
        <w:t>MeltWin</w:t>
      </w:r>
      <w:r>
        <w:t>’ is typically capitalized. The specific version that is used for melt processing is v3.5</w:t>
      </w:r>
    </w:p>
  </w:comment>
  <w:comment w:id="41" w:author="Sebastian Arteaga" w:date="2022-10-06T14:49:00Z" w:initials="SA">
    <w:p w14:paraId="6B750CB1" w14:textId="77777777" w:rsidR="007B5B9C" w:rsidRDefault="007B5B9C" w:rsidP="00874795">
      <w:pPr>
        <w:pStyle w:val="CommentText"/>
      </w:pPr>
      <w:r>
        <w:rPr>
          <w:rStyle w:val="CommentReference"/>
        </w:rPr>
        <w:annotationRef/>
      </w:r>
      <w:r>
        <w:t>The ‘w’ in ‘</w:t>
      </w:r>
      <w:r>
        <w:rPr>
          <w:i/>
          <w:iCs/>
        </w:rPr>
        <w:t>MeltWin</w:t>
      </w:r>
      <w:r>
        <w:t>’ is typically capitalized. The specific version that is used for melt processing is v3.5</w:t>
      </w:r>
    </w:p>
  </w:comment>
  <w:comment w:id="46" w:author="Sebastian Arteaga" w:date="2022-10-03T12:52:00Z" w:initials="SA">
    <w:p w14:paraId="4F5EEB63" w14:textId="35BD98D3" w:rsidR="004B34BD" w:rsidRDefault="004B34BD">
      <w:pPr>
        <w:pStyle w:val="CommentText"/>
      </w:pPr>
      <w:r>
        <w:rPr>
          <w:rStyle w:val="CommentReference"/>
        </w:rPr>
        <w:annotationRef/>
      </w:r>
      <w:r>
        <w:t>The documentation for the algorithms used is available. There is also documentation for the software available. However, you are unable to view the source code and the documentation is not presented as a single word document.</w:t>
      </w:r>
    </w:p>
  </w:comment>
  <w:comment w:id="47" w:author="Sebastian Arteaga" w:date="2022-10-04T14:55:00Z" w:initials="SA">
    <w:p w14:paraId="50FCAE8B" w14:textId="77B243B1" w:rsidR="004137E3" w:rsidRDefault="004137E3">
      <w:pPr>
        <w:pStyle w:val="CommentText"/>
      </w:pPr>
      <w:r>
        <w:rPr>
          <w:rStyle w:val="CommentReference"/>
        </w:rPr>
        <w:annotationRef/>
      </w:r>
      <w:r>
        <w:t>Are we wanting to have this italicized in the main text as well?</w:t>
      </w:r>
    </w:p>
  </w:comment>
  <w:comment w:id="48" w:author="Sebastian Arteaga" w:date="2022-10-03T12:55:00Z" w:initials="SA">
    <w:p w14:paraId="2E256B1B" w14:textId="26357C08" w:rsidR="004B34BD" w:rsidRPr="004B34BD" w:rsidRDefault="004B34BD">
      <w:pPr>
        <w:pStyle w:val="CommentText"/>
      </w:pPr>
      <w:r>
        <w:rPr>
          <w:rStyle w:val="CommentReference"/>
        </w:rPr>
        <w:annotationRef/>
      </w:r>
      <w:r>
        <w:t xml:space="preserve">I know that our correspondence has been primarily focused on the absorbance fitting aspect of </w:t>
      </w:r>
      <w:r>
        <w:rPr>
          <w:i/>
          <w:iCs/>
        </w:rPr>
        <w:t>MeltR</w:t>
      </w:r>
      <w:r>
        <w:t>. I do recall seeing a fluorescence fitting program too. Is this worth mentioning in the abstract?</w:t>
      </w:r>
    </w:p>
  </w:comment>
  <w:comment w:id="57" w:author="Sebastian Arteaga" w:date="2022-10-03T12:58:00Z" w:initials="SA">
    <w:p w14:paraId="5C299C53" w14:textId="0D4512B9" w:rsidR="004B34BD" w:rsidRDefault="004B34BD">
      <w:pPr>
        <w:pStyle w:val="CommentText"/>
      </w:pPr>
      <w:r>
        <w:rPr>
          <w:rStyle w:val="CommentReference"/>
        </w:rPr>
        <w:annotationRef/>
      </w:r>
      <w:r>
        <w:t>I agree, this would be a nice paragraph to mention. Could be named, ‘Meltwin is not nice’</w:t>
      </w:r>
    </w:p>
  </w:comment>
  <w:comment w:id="76" w:author="Sebastian Arteaga" w:date="2022-10-03T13:39:00Z" w:initials="SA">
    <w:p w14:paraId="6BE24ED5" w14:textId="1BC0F6B7" w:rsidR="00CB0BBE" w:rsidRDefault="00CB0BBE">
      <w:pPr>
        <w:pStyle w:val="CommentText"/>
      </w:pPr>
      <w:r>
        <w:rPr>
          <w:rStyle w:val="CommentReference"/>
        </w:rPr>
        <w:annotationRef/>
      </w:r>
      <w:r>
        <w:t>Or, ‘nucleotides’</w:t>
      </w:r>
    </w:p>
  </w:comment>
  <w:comment w:id="81" w:author="Sebastian Arteaga" w:date="2022-10-03T13:40:00Z" w:initials="SA">
    <w:p w14:paraId="1FE55544" w14:textId="3A476FA8" w:rsidR="00CB0BBE" w:rsidRDefault="00CB0BBE">
      <w:pPr>
        <w:pStyle w:val="CommentText"/>
      </w:pPr>
      <w:r>
        <w:rPr>
          <w:rStyle w:val="CommentReference"/>
        </w:rPr>
        <w:annotationRef/>
      </w:r>
      <w:r>
        <w:t>Changed ‘duplex’ from this sentence to ‘nucleic acid species’ because monomolecular species are not duplexes.</w:t>
      </w:r>
    </w:p>
  </w:comment>
  <w:comment w:id="87" w:author="Sebastian Arteaga" w:date="2022-10-03T13:42:00Z" w:initials="SA">
    <w:p w14:paraId="47937B62" w14:textId="6F1313F1" w:rsidR="00CB0BBE" w:rsidRDefault="00CB0BBE">
      <w:pPr>
        <w:pStyle w:val="CommentText"/>
      </w:pPr>
      <w:r>
        <w:rPr>
          <w:rStyle w:val="CommentReference"/>
        </w:rPr>
        <w:annotationRef/>
      </w:r>
      <w:r>
        <w:t xml:space="preserve">Maybe mention how these can be user defined but also have default settings. You described the three arguments above as being essential (therefore you must use them for the function to execute). Mention how you can define these but is not necessary to do so for the function to execute. If you have already explained this elsewhere, that’s fine too. </w:t>
      </w:r>
    </w:p>
  </w:comment>
  <w:comment w:id="161" w:author="Sebastian Arteaga" w:date="2022-10-04T14:46:00Z" w:initials="SA">
    <w:p w14:paraId="1D7974C0" w14:textId="3084BDFD" w:rsidR="00C60E08" w:rsidRDefault="00C60E08">
      <w:pPr>
        <w:pStyle w:val="CommentText"/>
      </w:pPr>
      <w:r>
        <w:rPr>
          <w:rStyle w:val="CommentReference"/>
        </w:rPr>
        <w:annotationRef/>
      </w:r>
      <w:r>
        <w:t>What is the difference between the two PDFs?</w:t>
      </w:r>
    </w:p>
  </w:comment>
  <w:comment w:id="177" w:author="Sebastian Arteaga" w:date="2022-10-04T14:47:00Z" w:initials="SA">
    <w:p w14:paraId="7E55B24D" w14:textId="3485F2BC" w:rsidR="00C60E08" w:rsidRDefault="00C60E08">
      <w:pPr>
        <w:pStyle w:val="CommentText"/>
      </w:pPr>
      <w:r>
        <w:rPr>
          <w:rStyle w:val="CommentReference"/>
        </w:rPr>
        <w:annotationRef/>
      </w:r>
      <w:r>
        <w:t xml:space="preserve">A monomolecular system also does not have a concentration dependent melting temperature, so the van’t Hoff analysis does not work here. </w:t>
      </w:r>
    </w:p>
  </w:comment>
  <w:comment w:id="188" w:author="Sebastian Arteaga" w:date="2022-10-04T14:56:00Z" w:initials="SA">
    <w:p w14:paraId="1EF937A2" w14:textId="446696F3" w:rsidR="004137E3" w:rsidRDefault="004137E3">
      <w:pPr>
        <w:pStyle w:val="CommentText"/>
      </w:pPr>
      <w:r>
        <w:rPr>
          <w:rStyle w:val="CommentReference"/>
        </w:rPr>
        <w:annotationRef/>
      </w:r>
      <w:r>
        <w:t>I’m assuming references may be used in the future for a lot of the theory in this section.</w:t>
      </w:r>
    </w:p>
  </w:comment>
  <w:comment w:id="189" w:author="Sebastian Arteaga" w:date="2022-10-04T14:59:00Z" w:initials="SA">
    <w:p w14:paraId="25AE912B" w14:textId="1FA9D4FC" w:rsidR="004137E3" w:rsidRDefault="004137E3">
      <w:pPr>
        <w:pStyle w:val="CommentText"/>
      </w:pPr>
      <w:r>
        <w:rPr>
          <w:rStyle w:val="CommentReference"/>
        </w:rPr>
        <w:annotationRef/>
      </w:r>
      <w:r>
        <w:t xml:space="preserve">This topic is very nuanced and may be a source of contention for reviewers upon submission. </w:t>
      </w:r>
    </w:p>
    <w:p w14:paraId="515C86EF" w14:textId="77777777" w:rsidR="00795757" w:rsidRDefault="00795757">
      <w:pPr>
        <w:pStyle w:val="CommentText"/>
      </w:pPr>
    </w:p>
    <w:p w14:paraId="157FF37F" w14:textId="0FD1C5ED" w:rsidR="00795757" w:rsidRDefault="00795757">
      <w:pPr>
        <w:pStyle w:val="CommentText"/>
      </w:pPr>
      <w:r>
        <w:t xml:space="preserve">Majikes, J. M., Zwolak, M., Alexander Liddle, J. (2022) </w:t>
      </w:r>
      <w:r>
        <w:rPr>
          <w:i/>
          <w:iCs/>
        </w:rPr>
        <w:t>Biophys. J.</w:t>
      </w:r>
      <w:r>
        <w:t xml:space="preserve"> </w:t>
      </w:r>
      <w:r>
        <w:rPr>
          <w:i/>
          <w:iCs/>
        </w:rPr>
        <w:t>11</w:t>
      </w:r>
      <w:r>
        <w:t xml:space="preserve">, 1986-2001. </w:t>
      </w:r>
    </w:p>
    <w:p w14:paraId="7DA2CD11" w14:textId="77777777" w:rsidR="00795757" w:rsidRDefault="00795757">
      <w:pPr>
        <w:pStyle w:val="CommentText"/>
      </w:pPr>
    </w:p>
    <w:p w14:paraId="2F3C2616" w14:textId="164CA5C3" w:rsidR="00795757" w:rsidRPr="00795757" w:rsidRDefault="00795757">
      <w:pPr>
        <w:pStyle w:val="CommentText"/>
      </w:pPr>
      <w:r>
        <w:t xml:space="preserve">Mention how such a topic merits its own manuscript. I do think this is a fantastic feature to give statistical merit to baseline trimming. I would be caution with how you present and describe features here. </w:t>
      </w:r>
    </w:p>
  </w:comment>
  <w:comment w:id="190" w:author="Sebastian Arteaga" w:date="2022-10-04T14:58:00Z" w:initials="SA">
    <w:p w14:paraId="1640464B" w14:textId="6D838103" w:rsidR="004137E3" w:rsidRDefault="004137E3">
      <w:pPr>
        <w:pStyle w:val="CommentText"/>
      </w:pPr>
      <w:r>
        <w:rPr>
          <w:rStyle w:val="CommentReference"/>
        </w:rPr>
        <w:annotationRef/>
      </w:r>
      <w:r>
        <w:t>Reference?</w:t>
      </w:r>
    </w:p>
  </w:comment>
  <w:comment w:id="202" w:author="Sebastian Arteaga" w:date="2022-10-04T15:24:00Z" w:initials="SA">
    <w:p w14:paraId="40F41F0F" w14:textId="7914BBDF" w:rsidR="00F44824" w:rsidRDefault="00F44824">
      <w:pPr>
        <w:pStyle w:val="CommentText"/>
      </w:pPr>
      <w:r>
        <w:rPr>
          <w:rStyle w:val="CommentReference"/>
        </w:rPr>
        <w:annotationRef/>
      </w:r>
      <w:r>
        <w:t>Significant deviations in Tm are shown below 5*C. The dH did not show the same trend here. Are we assuming that means that the output values are incorrect for both?</w:t>
      </w:r>
    </w:p>
  </w:comment>
  <w:comment w:id="203" w:author="Sebastian Arteaga" w:date="2022-10-04T15:32:00Z" w:initials="SA">
    <w:p w14:paraId="4EA6C522" w14:textId="23C6F415" w:rsidR="00F44824" w:rsidRDefault="00F44824">
      <w:pPr>
        <w:pStyle w:val="CommentText"/>
      </w:pPr>
      <w:r>
        <w:rPr>
          <w:rStyle w:val="CommentReference"/>
        </w:rPr>
        <w:annotationRef/>
      </w:r>
      <w:r>
        <w:t>What would the correct value be here?</w:t>
      </w:r>
    </w:p>
  </w:comment>
  <w:comment w:id="210" w:author="Sebastian Arteaga" w:date="2022-10-06T14:35:00Z" w:initials="SA">
    <w:p w14:paraId="6423F57A" w14:textId="77777777" w:rsidR="000D0578" w:rsidRDefault="000D0578" w:rsidP="00320302">
      <w:pPr>
        <w:pStyle w:val="CommentText"/>
      </w:pPr>
      <w:r>
        <w:rPr>
          <w:rStyle w:val="CommentReference"/>
        </w:rPr>
        <w:annotationRef/>
      </w:r>
      <w:r>
        <w:t xml:space="preserve">The common convention is to have thermodynamic parameters italicized. However, we did just get reviews back from someone saying we should not have them italicized. </w:t>
      </w:r>
    </w:p>
  </w:comment>
  <w:comment w:id="215" w:author="Sebastian Arteaga" w:date="2022-10-04T15:37:00Z" w:initials="SA">
    <w:p w14:paraId="47F62993" w14:textId="6DA6A774" w:rsidR="00F44824" w:rsidRDefault="00F44824">
      <w:pPr>
        <w:pStyle w:val="CommentText"/>
      </w:pPr>
      <w:r>
        <w:rPr>
          <w:rStyle w:val="CommentReference"/>
        </w:rPr>
        <w:annotationRef/>
      </w:r>
      <w:r>
        <w:t xml:space="preserve">I think this paragraph does a good job at introducing the idea and need for the BLtrimmer function. </w:t>
      </w:r>
    </w:p>
  </w:comment>
  <w:comment w:id="216" w:author="Sebastian Arteaga" w:date="2022-10-04T15:40:00Z" w:initials="SA">
    <w:p w14:paraId="696E92A3" w14:textId="0DF4C9C8" w:rsidR="00F44824" w:rsidRDefault="00F44824">
      <w:pPr>
        <w:pStyle w:val="CommentText"/>
      </w:pPr>
      <w:r>
        <w:rPr>
          <w:rStyle w:val="CommentReference"/>
        </w:rPr>
        <w:annotationRef/>
      </w:r>
      <w:r>
        <w:t>If a 25*C upper limit DNE would that cause an error? For example, a sample had a melting temperature of 70 *C and the method stopped collecting data at 90*C.</w:t>
      </w:r>
    </w:p>
  </w:comment>
  <w:comment w:id="220" w:author="Sebastian Arteaga" w:date="2022-10-04T16:01:00Z" w:initials="SA">
    <w:p w14:paraId="4AEFA164" w14:textId="7D2B3FF4" w:rsidR="008F0F86" w:rsidRDefault="008F0F86">
      <w:pPr>
        <w:pStyle w:val="CommentText"/>
      </w:pPr>
      <w:r>
        <w:rPr>
          <w:rStyle w:val="CommentReference"/>
        </w:rPr>
        <w:annotationRef/>
      </w:r>
      <w:r>
        <w:t>Should you include the variable names here? E.g. ‘n.ranges.float’</w:t>
      </w:r>
    </w:p>
  </w:comment>
  <w:comment w:id="235" w:author="Sebastian Arteaga" w:date="2022-10-04T16:05:00Z" w:initials="SA">
    <w:p w14:paraId="447FC525" w14:textId="14791BEC" w:rsidR="008F0F86" w:rsidRDefault="008F0F86">
      <w:pPr>
        <w:pStyle w:val="CommentText"/>
      </w:pPr>
      <w:r>
        <w:rPr>
          <w:rStyle w:val="CommentReference"/>
        </w:rPr>
        <w:annotationRef/>
      </w:r>
      <w:r>
        <w:t>You could try having a graph here showing N combinations vs. total computation time.</w:t>
      </w:r>
    </w:p>
  </w:comment>
  <w:comment w:id="240" w:author="Sebastian Arteaga" w:date="2022-10-04T16:14:00Z" w:initials="SA">
    <w:p w14:paraId="234A8F30" w14:textId="636427DB" w:rsidR="002B30BD" w:rsidRDefault="002B30BD">
      <w:pPr>
        <w:pStyle w:val="CommentText"/>
      </w:pPr>
      <w:r>
        <w:rPr>
          <w:rStyle w:val="CommentReference"/>
        </w:rPr>
        <w:annotationRef/>
      </w:r>
      <w:r>
        <w:t>This sentence was confusing to try and follow.</w:t>
      </w:r>
    </w:p>
  </w:comment>
  <w:comment w:id="243" w:author="Sebastian Arteaga" w:date="2022-10-04T16:18:00Z" w:initials="SA">
    <w:p w14:paraId="473550D4" w14:textId="5532B283" w:rsidR="002B30BD" w:rsidRDefault="002B30BD">
      <w:pPr>
        <w:pStyle w:val="CommentText"/>
      </w:pPr>
      <w:r>
        <w:rPr>
          <w:rStyle w:val="CommentReference"/>
        </w:rPr>
        <w:annotationRef/>
      </w:r>
      <w:r>
        <w:t xml:space="preserve">Quantized? Placed into quantiles? Quantiles were identified? I am unsure if quantilized is a word, but my statistics verbiage is also not super great. </w:t>
      </w:r>
    </w:p>
  </w:comment>
  <w:comment w:id="258" w:author="Sebastian Arteaga" w:date="2022-10-05T16:56:00Z" w:initials="SA">
    <w:p w14:paraId="6372CBD5" w14:textId="77777777" w:rsidR="0036736E" w:rsidRDefault="0036736E" w:rsidP="00F50B84">
      <w:pPr>
        <w:pStyle w:val="CommentText"/>
      </w:pPr>
      <w:r>
        <w:rPr>
          <w:rStyle w:val="CommentReference"/>
        </w:rPr>
        <w:annotationRef/>
      </w:r>
      <w:r>
        <w:t xml:space="preserve">I recommend changing output to say dH, dS, and dG as you are measuring changes in each. </w:t>
      </w:r>
    </w:p>
  </w:comment>
  <w:comment w:id="269" w:author="Sebastian Arteaga" w:date="2022-10-05T15:58:00Z" w:initials="SA">
    <w:p w14:paraId="35055F11" w14:textId="187B7C7E" w:rsidR="00916F70" w:rsidRDefault="00916F70">
      <w:pPr>
        <w:pStyle w:val="CommentText"/>
      </w:pPr>
      <w:r>
        <w:rPr>
          <w:rStyle w:val="CommentReference"/>
        </w:rPr>
        <w:annotationRef/>
      </w:r>
      <w:r>
        <w:t>Same comment as before.</w:t>
      </w:r>
    </w:p>
  </w:comment>
  <w:comment w:id="271" w:author="Sebastian Arteaga" w:date="2022-10-05T16:01:00Z" w:initials="SA">
    <w:p w14:paraId="4E30D305" w14:textId="4394E7AC" w:rsidR="00916F70" w:rsidRDefault="00916F70">
      <w:pPr>
        <w:pStyle w:val="CommentText"/>
      </w:pPr>
      <w:r>
        <w:rPr>
          <w:rStyle w:val="CommentReference"/>
        </w:rPr>
        <w:annotationRef/>
      </w:r>
      <w:r>
        <w:t>What about blue?</w:t>
      </w:r>
    </w:p>
  </w:comment>
  <w:comment w:id="273" w:author="Sebastian Arteaga" w:date="2022-10-05T16:03:00Z" w:initials="SA">
    <w:p w14:paraId="388C0B38" w14:textId="75830100" w:rsidR="00916F70" w:rsidRDefault="00916F70">
      <w:pPr>
        <w:pStyle w:val="CommentText"/>
      </w:pPr>
      <w:r>
        <w:rPr>
          <w:rStyle w:val="CommentReference"/>
        </w:rPr>
        <w:annotationRef/>
      </w:r>
      <w:r>
        <w:t>Should we also try hairpins?</w:t>
      </w:r>
    </w:p>
  </w:comment>
  <w:comment w:id="276" w:author="Sebastian Arteaga" w:date="2022-10-05T16:05:00Z" w:initials="SA">
    <w:p w14:paraId="3616FAA2" w14:textId="1471C75B" w:rsidR="00916F70" w:rsidRDefault="00916F70">
      <w:pPr>
        <w:pStyle w:val="CommentText"/>
      </w:pPr>
      <w:r>
        <w:rPr>
          <w:rStyle w:val="CommentReference"/>
        </w:rPr>
        <w:annotationRef/>
      </w:r>
      <w:r>
        <w:t xml:space="preserve">I agree, that is interesting. Especially considering this is the method that most researchers rely on for their predictive algorithms. </w:t>
      </w:r>
    </w:p>
  </w:comment>
  <w:comment w:id="277" w:author="Sebastian Arteaga" w:date="2022-10-05T16:08:00Z" w:initials="SA">
    <w:p w14:paraId="4E82F4E4" w14:textId="7A6914A0" w:rsidR="00E47236" w:rsidRDefault="00E47236">
      <w:pPr>
        <w:pStyle w:val="CommentText"/>
      </w:pPr>
      <w:r>
        <w:rPr>
          <w:rStyle w:val="CommentReference"/>
        </w:rPr>
        <w:annotationRef/>
      </w:r>
      <w:r>
        <w:t xml:space="preserve">Maybe mentioned published source by name because you site it in the SI anyways. </w:t>
      </w:r>
    </w:p>
  </w:comment>
  <w:comment w:id="337" w:author="Sebastian Arteaga" w:date="2022-10-04T15:51:00Z" w:initials="SA">
    <w:p w14:paraId="44C95F54" w14:textId="070F00A4" w:rsidR="00B6422E" w:rsidRDefault="00B6422E">
      <w:pPr>
        <w:pStyle w:val="CommentText"/>
      </w:pPr>
      <w:r>
        <w:rPr>
          <w:rStyle w:val="CommentReference"/>
        </w:rPr>
        <w:annotationRef/>
      </w:r>
      <w:r>
        <w:t>Are you able to not specify this and still use the BLtrimmer function?</w:t>
      </w:r>
    </w:p>
  </w:comment>
  <w:comment w:id="338" w:author="Sebastian Arteaga" w:date="2022-10-06T14:31:00Z" w:initials="SA">
    <w:p w14:paraId="0A3636C4" w14:textId="77777777" w:rsidR="000D0578" w:rsidRDefault="000D0578" w:rsidP="00B15A7F">
      <w:pPr>
        <w:pStyle w:val="CommentText"/>
      </w:pPr>
      <w:r>
        <w:rPr>
          <w:rStyle w:val="CommentReference"/>
        </w:rPr>
        <w:annotationRef/>
      </w:r>
      <w:r>
        <w:t xml:space="preserve">Why are some of the lines in the top row very different than all the others? Specifically, graph A. There are three vertical lines on the right that appear as if they should be more horizontal. </w:t>
      </w:r>
    </w:p>
  </w:comment>
  <w:comment w:id="341" w:author="Sebastian Arteaga" w:date="2022-10-06T14:39:00Z" w:initials="SA">
    <w:p w14:paraId="7896CF03" w14:textId="77777777" w:rsidR="007B5B9C" w:rsidRDefault="007B5B9C" w:rsidP="00283D3C">
      <w:pPr>
        <w:pStyle w:val="CommentText"/>
      </w:pPr>
      <w:r>
        <w:rPr>
          <w:rStyle w:val="CommentReference"/>
        </w:rPr>
        <w:annotationRef/>
      </w:r>
      <w:r>
        <w:t xml:space="preserve">The difference between range step and n.ranges was difficult to decipher here. </w:t>
      </w:r>
    </w:p>
  </w:comment>
  <w:comment w:id="347" w:author="Sebastian Arteaga" w:date="2022-10-06T14:46:00Z" w:initials="SA">
    <w:p w14:paraId="7330230E" w14:textId="77777777" w:rsidR="007B5B9C" w:rsidRDefault="007B5B9C" w:rsidP="00BD5536">
      <w:pPr>
        <w:pStyle w:val="CommentText"/>
      </w:pPr>
      <w:r>
        <w:rPr>
          <w:rStyle w:val="CommentReference"/>
        </w:rPr>
        <w:annotationRef/>
      </w:r>
      <w:r>
        <w:t>The sequences are difficult to visualize here. Are they necessary?</w:t>
      </w:r>
    </w:p>
  </w:comment>
  <w:comment w:id="365" w:author="Sebastian Arteaga" w:date="2022-10-06T14:45:00Z" w:initials="SA">
    <w:p w14:paraId="6ECB1404" w14:textId="090FD7BE" w:rsidR="007B5B9C" w:rsidRDefault="007B5B9C" w:rsidP="00911716">
      <w:pPr>
        <w:pStyle w:val="CommentText"/>
      </w:pPr>
      <w:r>
        <w:rPr>
          <w:rStyle w:val="CommentReference"/>
        </w:rPr>
        <w:annotationRef/>
      </w:r>
      <w:r>
        <w:t>Are there numerical values associated with the x-axis in Fig 5B?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459FA5" w15:done="0"/>
  <w15:commentEx w15:paraId="27BED836" w15:done="0"/>
  <w15:commentEx w15:paraId="6B750CB1" w15:done="0"/>
  <w15:commentEx w15:paraId="4F5EEB63" w15:done="0"/>
  <w15:commentEx w15:paraId="50FCAE8B" w15:done="0"/>
  <w15:commentEx w15:paraId="2E256B1B" w15:done="0"/>
  <w15:commentEx w15:paraId="5C299C53" w15:done="0"/>
  <w15:commentEx w15:paraId="6BE24ED5" w15:done="0"/>
  <w15:commentEx w15:paraId="1FE55544" w15:done="0"/>
  <w15:commentEx w15:paraId="47937B62" w15:done="0"/>
  <w15:commentEx w15:paraId="1D7974C0" w15:done="0"/>
  <w15:commentEx w15:paraId="7E55B24D" w15:done="0"/>
  <w15:commentEx w15:paraId="1EF937A2" w15:done="0"/>
  <w15:commentEx w15:paraId="2F3C2616" w15:done="0"/>
  <w15:commentEx w15:paraId="1640464B" w15:done="0"/>
  <w15:commentEx w15:paraId="40F41F0F" w15:done="0"/>
  <w15:commentEx w15:paraId="4EA6C522" w15:done="0"/>
  <w15:commentEx w15:paraId="6423F57A" w15:done="0"/>
  <w15:commentEx w15:paraId="47F62993" w15:done="0"/>
  <w15:commentEx w15:paraId="696E92A3" w15:done="0"/>
  <w15:commentEx w15:paraId="4AEFA164" w15:done="0"/>
  <w15:commentEx w15:paraId="447FC525" w15:done="0"/>
  <w15:commentEx w15:paraId="234A8F30" w15:done="0"/>
  <w15:commentEx w15:paraId="473550D4" w15:done="0"/>
  <w15:commentEx w15:paraId="6372CBD5" w15:done="0"/>
  <w15:commentEx w15:paraId="35055F11" w15:done="0"/>
  <w15:commentEx w15:paraId="4E30D305" w15:done="0"/>
  <w15:commentEx w15:paraId="388C0B38" w15:done="0"/>
  <w15:commentEx w15:paraId="3616FAA2" w15:done="0"/>
  <w15:commentEx w15:paraId="4E82F4E4" w15:done="0"/>
  <w15:commentEx w15:paraId="44C95F54" w15:done="0"/>
  <w15:commentEx w15:paraId="0A3636C4" w15:done="0"/>
  <w15:commentEx w15:paraId="7896CF03" w15:done="0"/>
  <w15:commentEx w15:paraId="7330230E" w15:done="0"/>
  <w15:commentEx w15:paraId="6ECB14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96595" w16cex:dateUtc="2022-10-06T19:32:00Z"/>
  <w16cex:commentExtensible w16cex:durableId="26E558F7" w16cex:dateUtc="2022-10-03T17:49:00Z"/>
  <w16cex:commentExtensible w16cex:durableId="26E96970" w16cex:dateUtc="2022-10-06T19:49:00Z"/>
  <w16cex:commentExtensible w16cex:durableId="26E55972" w16cex:dateUtc="2022-10-03T17:52:00Z"/>
  <w16cex:commentExtensible w16cex:durableId="26E6C7CE" w16cex:dateUtc="2022-10-04T19:55:00Z"/>
  <w16cex:commentExtensible w16cex:durableId="26E55A53" w16cex:dateUtc="2022-10-03T17:55:00Z"/>
  <w16cex:commentExtensible w16cex:durableId="26E55AFE" w16cex:dateUtc="2022-10-03T17:58:00Z"/>
  <w16cex:commentExtensible w16cex:durableId="26E56476" w16cex:dateUtc="2022-10-03T18:39:00Z"/>
  <w16cex:commentExtensible w16cex:durableId="26E564BA" w16cex:dateUtc="2022-10-03T18:40:00Z"/>
  <w16cex:commentExtensible w16cex:durableId="26E56535" w16cex:dateUtc="2022-10-03T18:42:00Z"/>
  <w16cex:commentExtensible w16cex:durableId="26E6C5C1" w16cex:dateUtc="2022-10-04T19:46:00Z"/>
  <w16cex:commentExtensible w16cex:durableId="26E6C610" w16cex:dateUtc="2022-10-04T19:47:00Z"/>
  <w16cex:commentExtensible w16cex:durableId="26E6C83B" w16cex:dateUtc="2022-10-04T19:56:00Z"/>
  <w16cex:commentExtensible w16cex:durableId="26E6C8B6" w16cex:dateUtc="2022-10-04T19:59:00Z"/>
  <w16cex:commentExtensible w16cex:durableId="26E6C87E" w16cex:dateUtc="2022-10-04T19:58:00Z"/>
  <w16cex:commentExtensible w16cex:durableId="26E6CEA8" w16cex:dateUtc="2022-10-04T20:24:00Z"/>
  <w16cex:commentExtensible w16cex:durableId="26E6D07F" w16cex:dateUtc="2022-10-04T20:32:00Z"/>
  <w16cex:commentExtensible w16cex:durableId="26E9661E" w16cex:dateUtc="2022-10-06T19:35:00Z"/>
  <w16cex:commentExtensible w16cex:durableId="26E6D1C0" w16cex:dateUtc="2022-10-04T20:37:00Z"/>
  <w16cex:commentExtensible w16cex:durableId="26E6D254" w16cex:dateUtc="2022-10-04T20:40:00Z"/>
  <w16cex:commentExtensible w16cex:durableId="26E6D752" w16cex:dateUtc="2022-10-04T21:01:00Z"/>
  <w16cex:commentExtensible w16cex:durableId="26E6D831" w16cex:dateUtc="2022-10-04T21:05:00Z"/>
  <w16cex:commentExtensible w16cex:durableId="26E6DA50" w16cex:dateUtc="2022-10-04T21:14:00Z"/>
  <w16cex:commentExtensible w16cex:durableId="26E6DB60" w16cex:dateUtc="2022-10-04T21:18:00Z"/>
  <w16cex:commentExtensible w16cex:durableId="26E835D9" w16cex:dateUtc="2022-10-05T21:56:00Z"/>
  <w16cex:commentExtensible w16cex:durableId="26E8282B" w16cex:dateUtc="2022-10-05T20:58:00Z"/>
  <w16cex:commentExtensible w16cex:durableId="26E828D8" w16cex:dateUtc="2022-10-05T21:01:00Z"/>
  <w16cex:commentExtensible w16cex:durableId="26E82961" w16cex:dateUtc="2022-10-05T21:03:00Z"/>
  <w16cex:commentExtensible w16cex:durableId="26E829E1" w16cex:dateUtc="2022-10-05T21:05:00Z"/>
  <w16cex:commentExtensible w16cex:durableId="26E82A6E" w16cex:dateUtc="2022-10-05T21:08:00Z"/>
  <w16cex:commentExtensible w16cex:durableId="26E6D4F1" w16cex:dateUtc="2022-10-04T20:51:00Z"/>
  <w16cex:commentExtensible w16cex:durableId="26E96533" w16cex:dateUtc="2022-10-06T19:31:00Z"/>
  <w16cex:commentExtensible w16cex:durableId="26E9670D" w16cex:dateUtc="2022-10-06T19:39:00Z"/>
  <w16cex:commentExtensible w16cex:durableId="26E968E2" w16cex:dateUtc="2022-10-06T19:46:00Z"/>
  <w16cex:commentExtensible w16cex:durableId="26E9688D" w16cex:dateUtc="2022-10-06T19: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459FA5" w16cid:durableId="26E96595"/>
  <w16cid:commentId w16cid:paraId="27BED836" w16cid:durableId="26E558F7"/>
  <w16cid:commentId w16cid:paraId="6B750CB1" w16cid:durableId="26E96970"/>
  <w16cid:commentId w16cid:paraId="4F5EEB63" w16cid:durableId="26E55972"/>
  <w16cid:commentId w16cid:paraId="50FCAE8B" w16cid:durableId="26E6C7CE"/>
  <w16cid:commentId w16cid:paraId="2E256B1B" w16cid:durableId="26E55A53"/>
  <w16cid:commentId w16cid:paraId="5C299C53" w16cid:durableId="26E55AFE"/>
  <w16cid:commentId w16cid:paraId="6BE24ED5" w16cid:durableId="26E56476"/>
  <w16cid:commentId w16cid:paraId="1FE55544" w16cid:durableId="26E564BA"/>
  <w16cid:commentId w16cid:paraId="47937B62" w16cid:durableId="26E56535"/>
  <w16cid:commentId w16cid:paraId="1D7974C0" w16cid:durableId="26E6C5C1"/>
  <w16cid:commentId w16cid:paraId="7E55B24D" w16cid:durableId="26E6C610"/>
  <w16cid:commentId w16cid:paraId="1EF937A2" w16cid:durableId="26E6C83B"/>
  <w16cid:commentId w16cid:paraId="2F3C2616" w16cid:durableId="26E6C8B6"/>
  <w16cid:commentId w16cid:paraId="1640464B" w16cid:durableId="26E6C87E"/>
  <w16cid:commentId w16cid:paraId="40F41F0F" w16cid:durableId="26E6CEA8"/>
  <w16cid:commentId w16cid:paraId="4EA6C522" w16cid:durableId="26E6D07F"/>
  <w16cid:commentId w16cid:paraId="6423F57A" w16cid:durableId="26E9661E"/>
  <w16cid:commentId w16cid:paraId="47F62993" w16cid:durableId="26E6D1C0"/>
  <w16cid:commentId w16cid:paraId="696E92A3" w16cid:durableId="26E6D254"/>
  <w16cid:commentId w16cid:paraId="4AEFA164" w16cid:durableId="26E6D752"/>
  <w16cid:commentId w16cid:paraId="447FC525" w16cid:durableId="26E6D831"/>
  <w16cid:commentId w16cid:paraId="234A8F30" w16cid:durableId="26E6DA50"/>
  <w16cid:commentId w16cid:paraId="473550D4" w16cid:durableId="26E6DB60"/>
  <w16cid:commentId w16cid:paraId="6372CBD5" w16cid:durableId="26E835D9"/>
  <w16cid:commentId w16cid:paraId="35055F11" w16cid:durableId="26E8282B"/>
  <w16cid:commentId w16cid:paraId="4E30D305" w16cid:durableId="26E828D8"/>
  <w16cid:commentId w16cid:paraId="388C0B38" w16cid:durableId="26E82961"/>
  <w16cid:commentId w16cid:paraId="3616FAA2" w16cid:durableId="26E829E1"/>
  <w16cid:commentId w16cid:paraId="4E82F4E4" w16cid:durableId="26E82A6E"/>
  <w16cid:commentId w16cid:paraId="44C95F54" w16cid:durableId="26E6D4F1"/>
  <w16cid:commentId w16cid:paraId="0A3636C4" w16cid:durableId="26E96533"/>
  <w16cid:commentId w16cid:paraId="7896CF03" w16cid:durableId="26E9670D"/>
  <w16cid:commentId w16cid:paraId="7330230E" w16cid:durableId="26E968E2"/>
  <w16cid:commentId w16cid:paraId="6ECB1404" w16cid:durableId="26E968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3318C" w14:textId="77777777" w:rsidR="001718F6" w:rsidRDefault="001718F6">
      <w:r>
        <w:separator/>
      </w:r>
    </w:p>
  </w:endnote>
  <w:endnote w:type="continuationSeparator" w:id="0">
    <w:p w14:paraId="0843D8FF" w14:textId="77777777" w:rsidR="001718F6" w:rsidRDefault="00171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06206" w14:textId="77777777" w:rsidR="00DE39EE" w:rsidRDefault="006A3937">
    <w:pPr>
      <w:pStyle w:val="Footer"/>
      <w:jc w:val="right"/>
    </w:pPr>
    <w:proofErr w:type="spellStart"/>
    <w:r>
      <w:t>Sieg</w:t>
    </w:r>
    <w:proofErr w:type="spellEnd"/>
    <w:r>
      <w:t xml:space="preserve"> </w:t>
    </w:r>
    <w:r>
      <w:fldChar w:fldCharType="begin"/>
    </w:r>
    <w:r>
      <w:instrText xml:space="preserve"> PAGE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2E7D5" w14:textId="77777777" w:rsidR="001718F6" w:rsidRDefault="001718F6">
      <w:r>
        <w:separator/>
      </w:r>
    </w:p>
  </w:footnote>
  <w:footnote w:type="continuationSeparator" w:id="0">
    <w:p w14:paraId="165B0D22" w14:textId="77777777" w:rsidR="001718F6" w:rsidRDefault="001718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A007C"/>
    <w:multiLevelType w:val="multilevel"/>
    <w:tmpl w:val="95AC68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7F817F7"/>
    <w:multiLevelType w:val="multilevel"/>
    <w:tmpl w:val="1690F1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09A445F"/>
    <w:multiLevelType w:val="multilevel"/>
    <w:tmpl w:val="76423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DAC425F"/>
    <w:multiLevelType w:val="multilevel"/>
    <w:tmpl w:val="F29E46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56ED776B"/>
    <w:multiLevelType w:val="multilevel"/>
    <w:tmpl w:val="2B42DC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5B5C2E45"/>
    <w:multiLevelType w:val="multilevel"/>
    <w:tmpl w:val="A7E8DB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F7557B6"/>
    <w:multiLevelType w:val="multilevel"/>
    <w:tmpl w:val="5DF27E9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84914C2"/>
    <w:multiLevelType w:val="multilevel"/>
    <w:tmpl w:val="F29602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412943173">
    <w:abstractNumId w:val="7"/>
  </w:num>
  <w:num w:numId="2" w16cid:durableId="2017418670">
    <w:abstractNumId w:val="1"/>
  </w:num>
  <w:num w:numId="3" w16cid:durableId="45762020">
    <w:abstractNumId w:val="5"/>
  </w:num>
  <w:num w:numId="4" w16cid:durableId="281156943">
    <w:abstractNumId w:val="3"/>
  </w:num>
  <w:num w:numId="5" w16cid:durableId="1391533764">
    <w:abstractNumId w:val="6"/>
  </w:num>
  <w:num w:numId="6" w16cid:durableId="2020884434">
    <w:abstractNumId w:val="4"/>
  </w:num>
  <w:num w:numId="7" w16cid:durableId="908734555">
    <w:abstractNumId w:val="2"/>
  </w:num>
  <w:num w:numId="8" w16cid:durableId="155353713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bastian Arteaga">
    <w15:presenceInfo w15:providerId="AD" w15:userId="S::sebastian.arteaga@slu.edu::0b1b4149-c667-4a65-ba65-780541c81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hideSpellingErrors/>
  <w:hideGrammaticalErrors/>
  <w:proofState w:spelling="clean" w:grammar="clean"/>
  <w:trackRevision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1tTA0NjczMjGyNDNU0lEKTi0uzszPAykwrAUArqHaYCwAAAA="/>
  </w:docVars>
  <w:rsids>
    <w:rsidRoot w:val="00DE39EE"/>
    <w:rsid w:val="000D0578"/>
    <w:rsid w:val="001718F6"/>
    <w:rsid w:val="00213D82"/>
    <w:rsid w:val="00222D9B"/>
    <w:rsid w:val="002A636E"/>
    <w:rsid w:val="002B1C21"/>
    <w:rsid w:val="002B30BD"/>
    <w:rsid w:val="0036736E"/>
    <w:rsid w:val="004137E3"/>
    <w:rsid w:val="004B34BD"/>
    <w:rsid w:val="00601647"/>
    <w:rsid w:val="006A3937"/>
    <w:rsid w:val="00795757"/>
    <w:rsid w:val="007B0B12"/>
    <w:rsid w:val="007B5B9C"/>
    <w:rsid w:val="007F2B11"/>
    <w:rsid w:val="008F0F86"/>
    <w:rsid w:val="00916F70"/>
    <w:rsid w:val="00921B9D"/>
    <w:rsid w:val="009673ED"/>
    <w:rsid w:val="00B6422E"/>
    <w:rsid w:val="00C45953"/>
    <w:rsid w:val="00C60E08"/>
    <w:rsid w:val="00CB0BBE"/>
    <w:rsid w:val="00D74AD5"/>
    <w:rsid w:val="00DE39EE"/>
    <w:rsid w:val="00E47236"/>
    <w:rsid w:val="00F44824"/>
    <w:rsid w:val="00F4720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4CB99"/>
  <w15:docId w15:val="{9086AF6A-97E5-234E-964F-89C54741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styleId="Hyperlink">
    <w:name w:val="Hyperlink"/>
    <w:rPr>
      <w:color w:val="000080"/>
      <w:u w:val="single"/>
    </w:rPr>
  </w:style>
  <w:style w:type="character" w:customStyle="1" w:styleId="Heading3Char">
    <w:name w:val="Heading 3 Char"/>
    <w:basedOn w:val="DefaultParagraphFont"/>
    <w:qFormat/>
    <w:rPr>
      <w:rFonts w:ascii="Arial" w:eastAsia="Calibri" w:hAnsi="Arial" w:cs="DejaVu Sans"/>
      <w:b/>
      <w:color w:val="000000"/>
      <w:sz w:val="20"/>
      <w:szCs w:val="24"/>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FootnoteText">
    <w:name w:val="foot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styleId="ListParagraph">
    <w:name w:val="List Paragraph"/>
    <w:basedOn w:val="Normal"/>
    <w:uiPriority w:val="34"/>
    <w:qFormat/>
    <w:rsid w:val="0089606C"/>
    <w:pPr>
      <w:ind w:left="720"/>
      <w:contextualSpacing/>
    </w:pPr>
    <w:rPr>
      <w:rFonts w:cs="Mangal"/>
      <w:szCs w:val="21"/>
    </w:rPr>
  </w:style>
  <w:style w:type="character" w:styleId="CommentReference">
    <w:name w:val="annotation reference"/>
    <w:basedOn w:val="DefaultParagraphFont"/>
    <w:uiPriority w:val="99"/>
    <w:semiHidden/>
    <w:unhideWhenUsed/>
    <w:rsid w:val="004B34BD"/>
    <w:rPr>
      <w:sz w:val="16"/>
      <w:szCs w:val="16"/>
    </w:rPr>
  </w:style>
  <w:style w:type="paragraph" w:styleId="CommentText">
    <w:name w:val="annotation text"/>
    <w:basedOn w:val="Normal"/>
    <w:link w:val="CommentTextChar"/>
    <w:uiPriority w:val="99"/>
    <w:unhideWhenUsed/>
    <w:rsid w:val="004B34BD"/>
    <w:rPr>
      <w:rFonts w:cs="Mangal"/>
      <w:sz w:val="20"/>
      <w:szCs w:val="18"/>
    </w:rPr>
  </w:style>
  <w:style w:type="character" w:customStyle="1" w:styleId="CommentTextChar">
    <w:name w:val="Comment Text Char"/>
    <w:basedOn w:val="DefaultParagraphFont"/>
    <w:link w:val="CommentText"/>
    <w:uiPriority w:val="99"/>
    <w:rsid w:val="004B34BD"/>
    <w:rPr>
      <w:rFonts w:cs="Mangal"/>
      <w:sz w:val="20"/>
      <w:szCs w:val="18"/>
    </w:rPr>
  </w:style>
  <w:style w:type="paragraph" w:styleId="CommentSubject">
    <w:name w:val="annotation subject"/>
    <w:basedOn w:val="CommentText"/>
    <w:next w:val="CommentText"/>
    <w:link w:val="CommentSubjectChar"/>
    <w:uiPriority w:val="99"/>
    <w:semiHidden/>
    <w:unhideWhenUsed/>
    <w:rsid w:val="004B34BD"/>
    <w:rPr>
      <w:b/>
      <w:bCs/>
    </w:rPr>
  </w:style>
  <w:style w:type="character" w:customStyle="1" w:styleId="CommentSubjectChar">
    <w:name w:val="Comment Subject Char"/>
    <w:basedOn w:val="CommentTextChar"/>
    <w:link w:val="CommentSubject"/>
    <w:uiPriority w:val="99"/>
    <w:semiHidden/>
    <w:rsid w:val="004B34BD"/>
    <w:rPr>
      <w:rFonts w:cs="Mangal"/>
      <w:b/>
      <w:bCs/>
      <w:sz w:val="20"/>
      <w:szCs w:val="18"/>
    </w:rPr>
  </w:style>
  <w:style w:type="paragraph" w:styleId="Revision">
    <w:name w:val="Revision"/>
    <w:hidden/>
    <w:uiPriority w:val="99"/>
    <w:semiHidden/>
    <w:rsid w:val="004B34BD"/>
    <w:pPr>
      <w:suppressAutoHyphens w:val="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w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JPSieg/MeltR" TargetMode="External"/><Relationship Id="rId17" Type="http://schemas.openxmlformats.org/officeDocument/2006/relationships/image" Target="media/image5.wmf"/><Relationship Id="rId2" Type="http://schemas.openxmlformats.org/officeDocument/2006/relationships/numbering" Target="numbering.xml"/><Relationship Id="rId16" Type="http://schemas.openxmlformats.org/officeDocument/2006/relationships/image" Target="media/image4.w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w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A6E39-7D68-B54F-B208-1A64C7A66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20</Pages>
  <Words>5265</Words>
  <Characters>30016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Arteaga</dc:creator>
  <dc:description/>
  <cp:lastModifiedBy>Sebastian Arteaga</cp:lastModifiedBy>
  <cp:revision>24</cp:revision>
  <dcterms:created xsi:type="dcterms:W3CDTF">2022-10-03T18:00:00Z</dcterms:created>
  <dcterms:modified xsi:type="dcterms:W3CDTF">2022-10-06T21:52:00Z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ies>
</file>