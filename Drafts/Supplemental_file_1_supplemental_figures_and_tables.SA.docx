
<file path=[Content_Types].xml><?xml version="1.0" encoding="utf-8"?>
<Types xmlns="http://schemas.openxmlformats.org/package/2006/content-types">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3D8A8" w14:textId="77777777" w:rsidR="00DC6668" w:rsidRDefault="00000000">
      <w:pPr>
        <w:pStyle w:val="Standard"/>
        <w:jc w:val="both"/>
        <w:rPr>
          <w:rFonts w:ascii="Times New Roman" w:hAnsi="Times New Roman" w:cs="Times New Roman"/>
          <w:b/>
          <w:bCs/>
          <w:sz w:val="28"/>
          <w:szCs w:val="28"/>
        </w:rPr>
      </w:pPr>
      <w:r>
        <w:rPr>
          <w:rFonts w:ascii="Times New Roman" w:hAnsi="Times New Roman" w:cs="Times New Roman"/>
          <w:b/>
          <w:bCs/>
          <w:sz w:val="28"/>
          <w:szCs w:val="28"/>
        </w:rPr>
        <w:t>Supplementary Information</w:t>
      </w:r>
    </w:p>
    <w:p w14:paraId="150B8398" w14:textId="77777777" w:rsidR="00DC6668" w:rsidRDefault="00000000">
      <w:pPr>
        <w:pStyle w:val="BATitle"/>
        <w:jc w:val="center"/>
        <w:rPr>
          <w:rFonts w:ascii="Times New Roman" w:eastAsia="Times New Roman" w:hAnsi="Times New Roman" w:cs="Times New Roman"/>
          <w:b w:val="0"/>
          <w:sz w:val="36"/>
          <w:szCs w:val="36"/>
        </w:rPr>
      </w:pPr>
      <w:proofErr w:type="spellStart"/>
      <w:r>
        <w:rPr>
          <w:rFonts w:ascii="Times New Roman" w:eastAsia="Times New Roman" w:hAnsi="Times New Roman" w:cs="Times New Roman"/>
          <w:b w:val="0"/>
          <w:sz w:val="36"/>
          <w:szCs w:val="36"/>
        </w:rPr>
        <w:t>MeltR</w:t>
      </w:r>
      <w:proofErr w:type="spellEnd"/>
      <w:r>
        <w:rPr>
          <w:rFonts w:ascii="Times New Roman" w:eastAsia="Times New Roman" w:hAnsi="Times New Roman" w:cs="Times New Roman"/>
          <w:b w:val="0"/>
          <w:sz w:val="36"/>
          <w:szCs w:val="36"/>
        </w:rPr>
        <w:t xml:space="preserve">: A Software package for Facile Determination of </w:t>
      </w:r>
      <w:r>
        <w:rPr>
          <w:rFonts w:ascii="Times New Roman" w:eastAsia="Times New Roman" w:hAnsi="Times New Roman" w:cs="Times New Roman"/>
          <w:b w:val="0"/>
          <w:sz w:val="36"/>
          <w:szCs w:val="36"/>
        </w:rPr>
        <w:br/>
        <w:t>RNA Folding Energies from Absorbance Data</w:t>
      </w:r>
    </w:p>
    <w:p w14:paraId="75C41A88" w14:textId="20F33A7C" w:rsidR="00DC6668" w:rsidRDefault="00000000">
      <w:pPr>
        <w:pStyle w:val="Standard"/>
        <w:jc w:val="center"/>
      </w:pPr>
      <w:r>
        <w:rPr>
          <w:rFonts w:ascii="Times New Roman" w:hAnsi="Times New Roman" w:cs="Times New Roman"/>
          <w:sz w:val="28"/>
        </w:rPr>
        <w:t>Jacob P. Sieg</w:t>
      </w:r>
      <w:r>
        <w:rPr>
          <w:rFonts w:ascii="Times New Roman" w:hAnsi="Times New Roman" w:cs="Times New Roman"/>
          <w:sz w:val="28"/>
          <w:vertAlign w:val="superscript"/>
        </w:rPr>
        <w:t>1,2</w:t>
      </w:r>
      <w:r>
        <w:rPr>
          <w:rFonts w:ascii="Times New Roman" w:hAnsi="Times New Roman" w:cs="Times New Roman"/>
          <w:sz w:val="28"/>
        </w:rPr>
        <w:t xml:space="preserve">, Sebastian </w:t>
      </w:r>
      <w:ins w:id="0" w:author="Sebastian Arteaga" w:date="2022-10-05T16:22:00Z">
        <w:r w:rsidR="006C0F2B">
          <w:rPr>
            <w:rFonts w:ascii="Times New Roman" w:hAnsi="Times New Roman" w:cs="Times New Roman"/>
            <w:sz w:val="28"/>
          </w:rPr>
          <w:t xml:space="preserve">J. </w:t>
        </w:r>
      </w:ins>
      <w:r>
        <w:rPr>
          <w:rFonts w:ascii="Times New Roman" w:hAnsi="Times New Roman" w:cs="Times New Roman"/>
          <w:sz w:val="28"/>
        </w:rPr>
        <w:t>Arteaga</w:t>
      </w:r>
      <w:ins w:id="1" w:author="Sebastian Arteaga" w:date="2022-10-05T16:22:00Z">
        <w:r w:rsidR="006C0F2B" w:rsidRPr="006C0F2B">
          <w:rPr>
            <w:rFonts w:ascii="Times New Roman" w:hAnsi="Times New Roman" w:cs="Times New Roman"/>
            <w:sz w:val="28"/>
            <w:vertAlign w:val="superscript"/>
            <w:rPrChange w:id="2" w:author="Sebastian Arteaga" w:date="2022-10-05T16:23:00Z">
              <w:rPr>
                <w:rFonts w:ascii="Times New Roman" w:hAnsi="Times New Roman" w:cs="Times New Roman"/>
                <w:sz w:val="28"/>
              </w:rPr>
            </w:rPrChange>
          </w:rPr>
          <w:t>4</w:t>
        </w:r>
      </w:ins>
      <w:r>
        <w:rPr>
          <w:rFonts w:ascii="Times New Roman" w:hAnsi="Times New Roman" w:cs="Times New Roman"/>
          <w:sz w:val="28"/>
        </w:rPr>
        <w:t xml:space="preserve">, Brent </w:t>
      </w:r>
      <w:ins w:id="3" w:author="Sebastian Arteaga" w:date="2022-10-05T16:22:00Z">
        <w:r w:rsidR="006C0F2B">
          <w:rPr>
            <w:rFonts w:ascii="Times New Roman" w:hAnsi="Times New Roman" w:cs="Times New Roman"/>
            <w:sz w:val="28"/>
          </w:rPr>
          <w:t xml:space="preserve">M. </w:t>
        </w:r>
      </w:ins>
      <w:r>
        <w:rPr>
          <w:rFonts w:ascii="Times New Roman" w:hAnsi="Times New Roman" w:cs="Times New Roman"/>
          <w:sz w:val="28"/>
        </w:rPr>
        <w:t>Znosko</w:t>
      </w:r>
      <w:ins w:id="4" w:author="Sebastian Arteaga" w:date="2022-10-05T16:23:00Z">
        <w:r w:rsidR="006C0F2B" w:rsidRPr="006C0F2B">
          <w:rPr>
            <w:rFonts w:ascii="Times New Roman" w:hAnsi="Times New Roman" w:cs="Times New Roman"/>
            <w:sz w:val="28"/>
            <w:vertAlign w:val="superscript"/>
            <w:rPrChange w:id="5" w:author="Sebastian Arteaga" w:date="2022-10-05T16:23:00Z">
              <w:rPr>
                <w:rFonts w:ascii="Times New Roman" w:hAnsi="Times New Roman" w:cs="Times New Roman"/>
                <w:sz w:val="28"/>
              </w:rPr>
            </w:rPrChange>
          </w:rPr>
          <w:t>4</w:t>
        </w:r>
      </w:ins>
      <w:r>
        <w:rPr>
          <w:rFonts w:ascii="Times New Roman" w:hAnsi="Times New Roman" w:cs="Times New Roman"/>
          <w:sz w:val="28"/>
        </w:rPr>
        <w:t>, Philip C. Bevilacqua</w:t>
      </w:r>
      <w:r>
        <w:rPr>
          <w:rFonts w:ascii="Times New Roman" w:hAnsi="Times New Roman" w:cs="Times New Roman"/>
          <w:sz w:val="28"/>
          <w:vertAlign w:val="superscript"/>
        </w:rPr>
        <w:t>1,2,3</w:t>
      </w:r>
    </w:p>
    <w:p w14:paraId="7F3ADC12" w14:textId="77777777" w:rsidR="00DC6668" w:rsidRDefault="00DC6668">
      <w:pPr>
        <w:pStyle w:val="Standard"/>
        <w:jc w:val="both"/>
        <w:rPr>
          <w:rFonts w:ascii="Times New Roman" w:hAnsi="Times New Roman" w:cs="Times New Roman"/>
        </w:rPr>
      </w:pPr>
    </w:p>
    <w:p w14:paraId="1019AABC" w14:textId="77777777" w:rsidR="00DC6668" w:rsidRDefault="00000000">
      <w:pPr>
        <w:spacing w:line="480" w:lineRule="auto"/>
      </w:pPr>
      <w:r>
        <w:rPr>
          <w:rFonts w:ascii="Times New Roman" w:hAnsi="Times New Roman" w:cs="Times New Roman"/>
          <w:sz w:val="22"/>
          <w:vertAlign w:val="superscript"/>
        </w:rPr>
        <w:t>1</w:t>
      </w:r>
      <w:r>
        <w:rPr>
          <w:rFonts w:ascii="Times New Roman" w:hAnsi="Times New Roman" w:cs="Times New Roman"/>
          <w:sz w:val="22"/>
        </w:rPr>
        <w:t>Department of Chemistry, Pennsylvania State University, University Park, PA 16802.</w:t>
      </w:r>
    </w:p>
    <w:p w14:paraId="43B79C14" w14:textId="77777777" w:rsidR="00DC6668" w:rsidRDefault="00000000">
      <w:pPr>
        <w:spacing w:line="480" w:lineRule="auto"/>
        <w:rPr>
          <w:rFonts w:ascii="Times New Roman" w:hAnsi="Times New Roman" w:cs="Times New Roman"/>
        </w:rPr>
      </w:pPr>
      <w:r>
        <w:rPr>
          <w:rFonts w:ascii="Times New Roman" w:hAnsi="Times New Roman" w:cs="Times New Roman"/>
          <w:sz w:val="22"/>
          <w:vertAlign w:val="superscript"/>
        </w:rPr>
        <w:t>2</w:t>
      </w:r>
      <w:r>
        <w:rPr>
          <w:rFonts w:ascii="Times New Roman" w:hAnsi="Times New Roman" w:cs="Times New Roman"/>
          <w:sz w:val="22"/>
        </w:rPr>
        <w:t>Center for RNA Molecular Biology, Pennsylvania State University, University Park, PA 16802.</w:t>
      </w:r>
    </w:p>
    <w:p w14:paraId="75EB846D" w14:textId="68872B9E" w:rsidR="00DC6668" w:rsidRDefault="00000000">
      <w:pPr>
        <w:spacing w:line="480" w:lineRule="auto"/>
        <w:rPr>
          <w:ins w:id="6" w:author="Sebastian Arteaga" w:date="2022-10-05T16:21:00Z"/>
          <w:rFonts w:ascii="Times New Roman" w:hAnsi="Times New Roman" w:cs="Times New Roman"/>
          <w:sz w:val="22"/>
        </w:rPr>
      </w:pPr>
      <w:r>
        <w:rPr>
          <w:rFonts w:ascii="Times New Roman" w:hAnsi="Times New Roman" w:cs="Times New Roman"/>
          <w:sz w:val="22"/>
          <w:vertAlign w:val="superscript"/>
        </w:rPr>
        <w:t>3</w:t>
      </w:r>
      <w:r>
        <w:rPr>
          <w:rFonts w:ascii="Times New Roman" w:hAnsi="Times New Roman" w:cs="Times New Roman"/>
          <w:sz w:val="22"/>
        </w:rPr>
        <w:t>Department of Biochemistry and Molecular Biology, Pennsylvania State University, University Park, PA 16802.</w:t>
      </w:r>
    </w:p>
    <w:p w14:paraId="24A14051" w14:textId="7AF7A0F3" w:rsidR="006C0F2B" w:rsidRDefault="006C0F2B">
      <w:pPr>
        <w:spacing w:line="480" w:lineRule="auto"/>
        <w:rPr>
          <w:rFonts w:ascii="Times New Roman" w:hAnsi="Times New Roman" w:cs="Times New Roman"/>
        </w:rPr>
      </w:pPr>
      <w:ins w:id="7" w:author="Sebastian Arteaga" w:date="2022-10-05T16:22:00Z">
        <w:r w:rsidRPr="006C0F2B">
          <w:rPr>
            <w:rFonts w:ascii="Times New Roman" w:hAnsi="Times New Roman" w:cs="Times New Roman"/>
            <w:vertAlign w:val="superscript"/>
            <w:rPrChange w:id="8" w:author="Sebastian Arteaga" w:date="2022-10-05T16:23:00Z">
              <w:rPr>
                <w:rFonts w:ascii="Times New Roman" w:hAnsi="Times New Roman" w:cs="Times New Roman"/>
              </w:rPr>
            </w:rPrChange>
          </w:rPr>
          <w:t>4</w:t>
        </w:r>
        <w:r>
          <w:rPr>
            <w:rFonts w:ascii="Times New Roman" w:hAnsi="Times New Roman" w:cs="Times New Roman"/>
          </w:rPr>
          <w:t>Department of Chemistry, Saint Louis University, Saint Louis, MO 63103.</w:t>
        </w:r>
      </w:ins>
    </w:p>
    <w:p w14:paraId="67444FA4" w14:textId="77777777" w:rsidR="00DC6668" w:rsidRDefault="00000000">
      <w:pPr>
        <w:pStyle w:val="Standard"/>
        <w:jc w:val="both"/>
        <w:rPr>
          <w:rFonts w:ascii="Times New Roman" w:hAnsi="Times New Roman" w:cs="Times New Roman"/>
          <w:b/>
        </w:rPr>
      </w:pPr>
      <w:commentRangeStart w:id="9"/>
      <w:r>
        <w:rPr>
          <w:rFonts w:ascii="Times New Roman" w:hAnsi="Times New Roman" w:cs="Times New Roman"/>
          <w:b/>
        </w:rPr>
        <w:t>Keywords</w:t>
      </w:r>
      <w:commentRangeEnd w:id="9"/>
      <w:r w:rsidR="006C0F2B">
        <w:rPr>
          <w:rStyle w:val="CommentReference"/>
        </w:rPr>
        <w:commentReference w:id="9"/>
      </w:r>
    </w:p>
    <w:p w14:paraId="42B04522" w14:textId="77777777" w:rsidR="00DC6668" w:rsidRDefault="00000000">
      <w:pPr>
        <w:pStyle w:val="Standard"/>
        <w:jc w:val="both"/>
        <w:rPr>
          <w:rFonts w:ascii="Times New Roman" w:hAnsi="Times New Roman" w:cs="Times New Roman"/>
        </w:rPr>
      </w:pPr>
      <w:r>
        <w:rPr>
          <w:rFonts w:ascii="Times New Roman" w:hAnsi="Times New Roman" w:cs="Times New Roman"/>
        </w:rPr>
        <w:t>Magnesium ion, Metabolites, Chelated magnesium, RNA folding, RNA function, Near-cellular condition</w:t>
      </w:r>
    </w:p>
    <w:p w14:paraId="7F58FB2B" w14:textId="77777777" w:rsidR="00DC6668" w:rsidRDefault="00DC6668">
      <w:pPr>
        <w:pStyle w:val="Standard"/>
        <w:jc w:val="both"/>
        <w:rPr>
          <w:rFonts w:ascii="Times New Roman" w:hAnsi="Times New Roman" w:cs="Times New Roman"/>
        </w:rPr>
      </w:pPr>
    </w:p>
    <w:p w14:paraId="13A8AE50" w14:textId="77777777" w:rsidR="00DC6668" w:rsidRDefault="00000000">
      <w:pPr>
        <w:pStyle w:val="Standard"/>
        <w:jc w:val="both"/>
        <w:rPr>
          <w:rFonts w:ascii="Times New Roman" w:hAnsi="Times New Roman" w:cs="Times New Roman"/>
          <w:b/>
        </w:rPr>
      </w:pPr>
      <w:r>
        <w:rPr>
          <w:rFonts w:ascii="Times New Roman" w:hAnsi="Times New Roman" w:cs="Times New Roman"/>
          <w:b/>
        </w:rPr>
        <w:t>ORCID:</w:t>
      </w:r>
    </w:p>
    <w:p w14:paraId="4933F91F" w14:textId="77777777" w:rsidR="00DC6668" w:rsidRDefault="00000000">
      <w:pPr>
        <w:pStyle w:val="Standard"/>
        <w:rPr>
          <w:rFonts w:ascii="Times New Roman" w:hAnsi="Times New Roman" w:cs="Times New Roman"/>
        </w:rPr>
      </w:pPr>
      <w:r>
        <w:rPr>
          <w:rFonts w:ascii="Times New Roman" w:hAnsi="Times New Roman" w:cs="Times New Roman"/>
        </w:rPr>
        <w:t xml:space="preserve">Jacob P. </w:t>
      </w:r>
      <w:proofErr w:type="spellStart"/>
      <w:r>
        <w:rPr>
          <w:rFonts w:ascii="Times New Roman" w:hAnsi="Times New Roman" w:cs="Times New Roman"/>
        </w:rPr>
        <w:t>Sieg</w:t>
      </w:r>
      <w:proofErr w:type="spellEnd"/>
      <w:r>
        <w:rPr>
          <w:rFonts w:ascii="Times New Roman" w:hAnsi="Times New Roman" w:cs="Times New Roman"/>
        </w:rPr>
        <w:t>: 0000-0001-5414-1667</w:t>
      </w:r>
    </w:p>
    <w:p w14:paraId="69E8EDBB" w14:textId="77777777" w:rsidR="00DC6668" w:rsidRDefault="00000000">
      <w:pPr>
        <w:pStyle w:val="Standard"/>
        <w:rPr>
          <w:rFonts w:ascii="Times New Roman" w:hAnsi="Times New Roman" w:cs="Times New Roman"/>
          <w:szCs w:val="20"/>
        </w:rPr>
      </w:pPr>
      <w:r>
        <w:rPr>
          <w:rFonts w:ascii="Times New Roman" w:hAnsi="Times New Roman" w:cs="Times New Roman"/>
          <w:szCs w:val="20"/>
        </w:rPr>
        <w:t>Sebastian Arteaga:</w:t>
      </w:r>
    </w:p>
    <w:p w14:paraId="27F5061D" w14:textId="77777777" w:rsidR="00DC6668" w:rsidRDefault="00000000">
      <w:pPr>
        <w:pStyle w:val="Standard"/>
        <w:rPr>
          <w:rFonts w:ascii="Times New Roman" w:hAnsi="Times New Roman" w:cs="Times New Roman"/>
          <w:szCs w:val="20"/>
        </w:rPr>
      </w:pPr>
      <w:r>
        <w:rPr>
          <w:rFonts w:ascii="Times New Roman" w:hAnsi="Times New Roman" w:cs="Times New Roman"/>
          <w:szCs w:val="20"/>
        </w:rPr>
        <w:t>Brent Znosko:</w:t>
      </w:r>
    </w:p>
    <w:p w14:paraId="7DF83E94" w14:textId="77777777" w:rsidR="00DC6668" w:rsidRDefault="00000000">
      <w:pPr>
        <w:pStyle w:val="Standard"/>
        <w:rPr>
          <w:rFonts w:ascii="Times New Roman" w:hAnsi="Times New Roman" w:cs="Times New Roman"/>
        </w:rPr>
      </w:pPr>
      <w:r>
        <w:rPr>
          <w:rFonts w:ascii="Times New Roman" w:hAnsi="Times New Roman" w:cs="Times New Roman"/>
        </w:rPr>
        <w:t>Philip C. Bevilacqua: 0000-0001-8074-3434</w:t>
      </w:r>
    </w:p>
    <w:p w14:paraId="3785AEE0" w14:textId="77777777" w:rsidR="00DC6668" w:rsidRDefault="00000000">
      <w:pPr>
        <w:pStyle w:val="Standard"/>
        <w:jc w:val="both"/>
        <w:rPr>
          <w:rFonts w:ascii="Times New Roman" w:hAnsi="Times New Roman" w:cs="Times New Roman"/>
        </w:rPr>
      </w:pPr>
      <w:r>
        <w:rPr>
          <w:rFonts w:ascii="Times New Roman" w:hAnsi="Times New Roman" w:cs="Times New Roman"/>
        </w:rPr>
        <w:t>*Corresponding author</w:t>
      </w:r>
    </w:p>
    <w:p w14:paraId="1E928BA3" w14:textId="77777777" w:rsidR="00DC6668" w:rsidRDefault="00DC6668">
      <w:pPr>
        <w:jc w:val="both"/>
        <w:rPr>
          <w:rFonts w:ascii="Times New Roman" w:hAnsi="Times New Roman" w:cs="Times New Roman"/>
        </w:rPr>
      </w:pPr>
    </w:p>
    <w:sdt>
      <w:sdtPr>
        <w:rPr>
          <w:rFonts w:ascii="Arial" w:hAnsi="Arial"/>
          <w:b w:val="0"/>
          <w:color w:val="auto"/>
          <w:sz w:val="20"/>
          <w:szCs w:val="22"/>
        </w:rPr>
        <w:id w:val="576481363"/>
        <w:docPartObj>
          <w:docPartGallery w:val="Table of Contents"/>
          <w:docPartUnique/>
        </w:docPartObj>
      </w:sdtPr>
      <w:sdtContent>
        <w:p w14:paraId="7703B1E5" w14:textId="77777777" w:rsidR="00DC6668" w:rsidRDefault="00000000">
          <w:pPr>
            <w:pStyle w:val="TOCHeading"/>
          </w:pPr>
          <w:r>
            <w:br w:type="page"/>
          </w:r>
          <w:commentRangeStart w:id="10"/>
          <w:r>
            <w:lastRenderedPageBreak/>
            <w:t>Table of Contents</w:t>
          </w:r>
          <w:commentRangeEnd w:id="10"/>
          <w:r w:rsidR="006C0F2B">
            <w:rPr>
              <w:rStyle w:val="CommentReference"/>
              <w:rFonts w:ascii="Arial" w:hAnsi="Arial"/>
              <w:b w:val="0"/>
              <w:color w:val="auto"/>
            </w:rPr>
            <w:commentReference w:id="10"/>
          </w:r>
        </w:p>
        <w:p w14:paraId="63CC9B8B" w14:textId="77777777" w:rsidR="00DC6668" w:rsidRDefault="00000000">
          <w:pPr>
            <w:pStyle w:val="TOC1"/>
            <w:tabs>
              <w:tab w:val="clear" w:pos="9350"/>
              <w:tab w:val="right" w:leader="dot" w:pos="9360"/>
            </w:tabs>
          </w:pPr>
          <w:r>
            <w:fldChar w:fldCharType="begin"/>
          </w:r>
          <w:r>
            <w:rPr>
              <w:rStyle w:val="IndexLink"/>
            </w:rPr>
            <w:instrText xml:space="preserve"> TOC \f \o "1-4" \h</w:instrText>
          </w:r>
          <w:r>
            <w:rPr>
              <w:rStyle w:val="IndexLink"/>
            </w:rPr>
            <w:fldChar w:fldCharType="separate"/>
          </w:r>
          <w:hyperlink w:anchor="__RefHeading___Toc99306_3449495920">
            <w:r>
              <w:rPr>
                <w:rStyle w:val="IndexLink"/>
              </w:rPr>
              <w:t>Supplementary information figures</w:t>
            </w:r>
            <w:r>
              <w:rPr>
                <w:rStyle w:val="IndexLink"/>
              </w:rPr>
              <w:tab/>
              <w:t>3</w:t>
            </w:r>
          </w:hyperlink>
        </w:p>
        <w:p w14:paraId="3B781F5A" w14:textId="77777777" w:rsidR="00DC6668" w:rsidRDefault="00000000">
          <w:pPr>
            <w:pStyle w:val="TOC1"/>
            <w:tabs>
              <w:tab w:val="clear" w:pos="9350"/>
              <w:tab w:val="right" w:leader="dot" w:pos="9360"/>
            </w:tabs>
          </w:pPr>
          <w:hyperlink w:anchor="__RefHeading___Toc99308_3449495920">
            <w:r>
              <w:rPr>
                <w:rStyle w:val="IndexLink"/>
              </w:rPr>
              <w:t>Supplementary information tables</w:t>
            </w:r>
            <w:r>
              <w:rPr>
                <w:rStyle w:val="IndexLink"/>
              </w:rPr>
              <w:tab/>
              <w:t>6</w:t>
            </w:r>
          </w:hyperlink>
        </w:p>
        <w:p w14:paraId="0A57A334" w14:textId="77777777" w:rsidR="00DC6668" w:rsidRDefault="00000000">
          <w:pPr>
            <w:pStyle w:val="TOC1"/>
            <w:tabs>
              <w:tab w:val="clear" w:pos="9350"/>
              <w:tab w:val="right" w:leader="dot" w:pos="9360"/>
            </w:tabs>
          </w:pPr>
          <w:hyperlink w:anchor="__RefHeading___Toc99310_3449495920">
            <w:r>
              <w:rPr>
                <w:rStyle w:val="IndexLink"/>
              </w:rPr>
              <w:t>Supplementary information references</w:t>
            </w:r>
            <w:r>
              <w:rPr>
                <w:rStyle w:val="IndexLink"/>
              </w:rPr>
              <w:tab/>
              <w:t>12</w:t>
            </w:r>
          </w:hyperlink>
          <w:r>
            <w:rPr>
              <w:rStyle w:val="IndexLink"/>
            </w:rPr>
            <w:fldChar w:fldCharType="end"/>
          </w:r>
        </w:p>
      </w:sdtContent>
    </w:sdt>
    <w:p w14:paraId="5F1CBDC2" w14:textId="77777777" w:rsidR="00DC6668" w:rsidRDefault="00000000">
      <w:pPr>
        <w:pStyle w:val="Heading1"/>
        <w:jc w:val="both"/>
      </w:pPr>
      <w:r>
        <w:br w:type="page"/>
      </w:r>
      <w:bookmarkStart w:id="11" w:name="__RefHeading___Toc99306_3449495920"/>
      <w:bookmarkStart w:id="12" w:name="_Toc111794058"/>
      <w:bookmarkStart w:id="13" w:name="_Toc108513666"/>
      <w:bookmarkEnd w:id="11"/>
      <w:r>
        <w:lastRenderedPageBreak/>
        <w:t>Supplementary information figures</w:t>
      </w:r>
      <w:bookmarkEnd w:id="12"/>
      <w:bookmarkEnd w:id="13"/>
    </w:p>
    <w:p w14:paraId="6CA89A55" w14:textId="77777777" w:rsidR="00DC6668" w:rsidRDefault="00DC6668">
      <w:pPr>
        <w:jc w:val="both"/>
      </w:pPr>
    </w:p>
    <w:p w14:paraId="1B35AD6F" w14:textId="77777777" w:rsidR="00DC6668" w:rsidRDefault="00000000">
      <w:pPr>
        <w:jc w:val="center"/>
      </w:pPr>
      <w:commentRangeStart w:id="14"/>
      <w:r>
        <w:rPr>
          <w:noProof/>
        </w:rPr>
        <w:drawing>
          <wp:inline distT="0" distB="0" distL="0" distR="0" wp14:anchorId="6144C80B" wp14:editId="26BB491B">
            <wp:extent cx="3854450" cy="558736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0"/>
                    <a:stretch>
                      <a:fillRect/>
                    </a:stretch>
                  </pic:blipFill>
                  <pic:spPr bwMode="auto">
                    <a:xfrm>
                      <a:off x="0" y="0"/>
                      <a:ext cx="3854450" cy="5587365"/>
                    </a:xfrm>
                    <a:prstGeom prst="rect">
                      <a:avLst/>
                    </a:prstGeom>
                  </pic:spPr>
                </pic:pic>
              </a:graphicData>
            </a:graphic>
          </wp:inline>
        </w:drawing>
      </w:r>
      <w:commentRangeEnd w:id="14"/>
      <w:r w:rsidR="006C0F2B">
        <w:rPr>
          <w:rStyle w:val="CommentReference"/>
        </w:rPr>
        <w:commentReference w:id="14"/>
      </w:r>
    </w:p>
    <w:p w14:paraId="754B4D38" w14:textId="7748E70E" w:rsidR="00DC6668" w:rsidRDefault="00000000">
      <w:pPr>
        <w:jc w:val="both"/>
      </w:pPr>
      <w:bookmarkStart w:id="15" w:name="_Toc108513667"/>
      <w:bookmarkStart w:id="16" w:name="_Toc111794059"/>
      <w:r>
        <w:rPr>
          <w:rStyle w:val="Heading3Char"/>
        </w:rPr>
        <w:t>SI Figure 1</w:t>
      </w:r>
      <w:bookmarkEnd w:id="15"/>
      <w:bookmarkEnd w:id="16"/>
      <w:ins w:id="17" w:author="Sebastian Arteaga" w:date="2022-10-05T16:31:00Z">
        <w:r w:rsidR="00441130">
          <w:rPr>
            <w:rStyle w:val="Heading3Char"/>
          </w:rPr>
          <w:t>.</w:t>
        </w:r>
      </w:ins>
      <w:r>
        <w:rPr>
          <w:rStyle w:val="Heading3Char"/>
        </w:rPr>
        <w:t xml:space="preserve"> </w:t>
      </w:r>
      <w:del w:id="18" w:author="Sebastian Arteaga" w:date="2022-10-05T16:31:00Z">
        <w:r w:rsidDel="00441130">
          <w:rPr>
            <w:rStyle w:val="Heading3Char"/>
          </w:rPr>
          <w:delText xml:space="preserve"> </w:delText>
        </w:r>
      </w:del>
      <w:proofErr w:type="spellStart"/>
      <w:r>
        <w:rPr>
          <w:rStyle w:val="Heading3Char"/>
          <w:b w:val="0"/>
        </w:rPr>
        <w:t>Precanned</w:t>
      </w:r>
      <w:proofErr w:type="spellEnd"/>
      <w:r>
        <w:rPr>
          <w:rStyle w:val="Heading3Char"/>
          <w:b w:val="0"/>
        </w:rPr>
        <w:t xml:space="preserve"> </w:t>
      </w:r>
      <w:proofErr w:type="spellStart"/>
      <w:r>
        <w:rPr>
          <w:rStyle w:val="Heading3Char"/>
          <w:b w:val="0"/>
        </w:rPr>
        <w:t>meltR.A</w:t>
      </w:r>
      <w:proofErr w:type="spellEnd"/>
      <w:r>
        <w:rPr>
          <w:rStyle w:val="Heading3Char"/>
          <w:b w:val="0"/>
        </w:rPr>
        <w:t xml:space="preserve"> figures and tables for assessing the quality of the results are written as PDF and comma separated value files, respectively. Black circles represent data points and red lines represent fits. </w:t>
      </w:r>
      <w:r>
        <w:rPr>
          <w:rStyle w:val="Heading3Char"/>
          <w:bCs/>
        </w:rPr>
        <w:t>(A)</w:t>
      </w:r>
      <w:r>
        <w:rPr>
          <w:rStyle w:val="Heading3Char"/>
          <w:b w:val="0"/>
        </w:rPr>
        <w:t xml:space="preserve"> Raw data fit using method 1, fitting the melting curve for each sample individually. </w:t>
      </w:r>
      <w:r>
        <w:rPr>
          <w:rStyle w:val="Heading3Char"/>
          <w:bCs/>
        </w:rPr>
        <w:t>(B)</w:t>
      </w:r>
      <w:r>
        <w:rPr>
          <w:rStyle w:val="Heading3Char"/>
          <w:b w:val="0"/>
        </w:rPr>
        <w:t xml:space="preserve"> Normalized data fit using method 1. Data were normalized to calculate the </w:t>
      </w:r>
      <w:del w:id="19" w:author="Sebastian Arteaga" w:date="2022-10-05T16:27:00Z">
        <w:r w:rsidDel="006C0F2B">
          <w:rPr>
            <w:rStyle w:val="Heading3Char"/>
            <w:b w:val="0"/>
          </w:rPr>
          <w:delText>Absorbtivity</w:delText>
        </w:r>
      </w:del>
      <w:ins w:id="20" w:author="Sebastian Arteaga" w:date="2022-10-05T16:27:00Z">
        <w:r w:rsidR="006C0F2B">
          <w:rPr>
            <w:rStyle w:val="Heading3Char"/>
            <w:b w:val="0"/>
          </w:rPr>
          <w:t>absorptivity</w:t>
        </w:r>
      </w:ins>
      <w:r>
        <w:rPr>
          <w:rStyle w:val="Heading3Char"/>
          <w:b w:val="0"/>
        </w:rPr>
        <w:t xml:space="preserve"> at each temperature by dividing the raw absorbance by the strand concentration and the path</w:t>
      </w:r>
      <w:ins w:id="21" w:author="Sebastian Arteaga" w:date="2022-10-05T16:27:00Z">
        <w:r w:rsidR="006C0F2B">
          <w:rPr>
            <w:rStyle w:val="Heading3Char"/>
            <w:b w:val="0"/>
          </w:rPr>
          <w:t xml:space="preserve"> </w:t>
        </w:r>
      </w:ins>
      <w:r>
        <w:rPr>
          <w:rStyle w:val="Heading3Char"/>
          <w:b w:val="0"/>
        </w:rPr>
        <w:t xml:space="preserve">length of the cuvette. </w:t>
      </w:r>
      <w:r>
        <w:rPr>
          <w:rStyle w:val="Heading3Char"/>
          <w:bCs/>
        </w:rPr>
        <w:t xml:space="preserve">(C) </w:t>
      </w:r>
      <w:r>
        <w:rPr>
          <w:rStyle w:val="Heading3Char"/>
          <w:b w:val="0"/>
        </w:rPr>
        <w:t>Table summarizing the individual fits for method 1. Sample is the sample identifier in the data. Ct is the total RNA strand concentration, C</w:t>
      </w:r>
      <w:r>
        <w:rPr>
          <w:rStyle w:val="Heading3Char"/>
          <w:b w:val="0"/>
          <w:vertAlign w:val="subscript"/>
        </w:rPr>
        <w:t>t</w:t>
      </w:r>
      <w:r>
        <w:rPr>
          <w:rStyle w:val="Heading3Char"/>
          <w:b w:val="0"/>
        </w:rPr>
        <w:t xml:space="preserve">. H is the helix association enthalpy, ΔH°, in kcal/mol. S is the helix association entropy, ΔS°, in </w:t>
      </w:r>
      <w:proofErr w:type="spellStart"/>
      <w:r>
        <w:rPr>
          <w:rStyle w:val="Heading3Char"/>
          <w:b w:val="0"/>
        </w:rPr>
        <w:t>cal</w:t>
      </w:r>
      <w:proofErr w:type="spellEnd"/>
      <w:r>
        <w:rPr>
          <w:rStyle w:val="Heading3Char"/>
          <w:b w:val="0"/>
        </w:rPr>
        <w:t>/</w:t>
      </w:r>
      <w:proofErr w:type="spellStart"/>
      <w:r>
        <w:rPr>
          <w:rStyle w:val="Heading3Char"/>
          <w:b w:val="0"/>
        </w:rPr>
        <w:t>mol</w:t>
      </w:r>
      <w:ins w:id="22" w:author="Sebastian Arteaga" w:date="2022-10-05T16:29:00Z">
        <w:r w:rsidR="006C0F2B">
          <w:rPr>
            <w:rStyle w:val="Heading3Char"/>
            <w:rFonts w:ascii="Segoe UI Historic" w:hAnsi="Segoe UI Historic" w:cs="Segoe UI Historic"/>
            <w:b w:val="0"/>
          </w:rPr>
          <w:t>᛫</w:t>
        </w:r>
      </w:ins>
      <w:del w:id="23" w:author="Sebastian Arteaga" w:date="2022-10-05T16:29:00Z">
        <w:r w:rsidDel="006C0F2B">
          <w:rPr>
            <w:rStyle w:val="Heading3Char"/>
            <w:b w:val="0"/>
          </w:rPr>
          <w:delText>/</w:delText>
        </w:r>
      </w:del>
      <w:r>
        <w:rPr>
          <w:rStyle w:val="Heading3Char"/>
          <w:b w:val="0"/>
        </w:rPr>
        <w:t>K</w:t>
      </w:r>
      <w:proofErr w:type="spellEnd"/>
      <w:r>
        <w:rPr>
          <w:rStyle w:val="Heading3Char"/>
          <w:b w:val="0"/>
        </w:rPr>
        <w:t>. G is the free energy at 37 °C of helix association</w:t>
      </w:r>
      <w:del w:id="24" w:author="Sebastian Arteaga" w:date="2022-10-05T16:29:00Z">
        <w:r w:rsidDel="006C0F2B">
          <w:rPr>
            <w:rStyle w:val="Heading3Char"/>
            <w:b w:val="0"/>
          </w:rPr>
          <w:delText xml:space="preserve"> entropy</w:delText>
        </w:r>
      </w:del>
      <w:r>
        <w:rPr>
          <w:rStyle w:val="Heading3Char"/>
          <w:b w:val="0"/>
        </w:rPr>
        <w:t>, ΔG°</w:t>
      </w:r>
      <w:r>
        <w:rPr>
          <w:rStyle w:val="Heading3Char"/>
          <w:b w:val="0"/>
          <w:vertAlign w:val="subscript"/>
        </w:rPr>
        <w:t>37</w:t>
      </w:r>
      <w:r>
        <w:rPr>
          <w:rStyle w:val="Heading3Char"/>
          <w:b w:val="0"/>
        </w:rPr>
        <w:t>, in kcal/mol. Tm is the melting temperature, T</w:t>
      </w:r>
      <w:r>
        <w:rPr>
          <w:rStyle w:val="Heading3Char"/>
          <w:b w:val="0"/>
          <w:vertAlign w:val="subscript"/>
        </w:rPr>
        <w:t>m</w:t>
      </w:r>
      <w:r>
        <w:rPr>
          <w:rStyle w:val="Heading3Char"/>
          <w:b w:val="0"/>
        </w:rPr>
        <w:t xml:space="preserve">, of the curve in °C. </w:t>
      </w:r>
      <w:r>
        <w:rPr>
          <w:rStyle w:val="Heading3Char"/>
          <w:bCs/>
        </w:rPr>
        <w:t xml:space="preserve">(D) </w:t>
      </w:r>
      <w:r>
        <w:rPr>
          <w:rStyle w:val="Heading3Char"/>
          <w:b w:val="0"/>
        </w:rPr>
        <w:t>Plot of 1/T</w:t>
      </w:r>
      <w:r>
        <w:rPr>
          <w:rStyle w:val="Heading3Char"/>
          <w:b w:val="0"/>
          <w:vertAlign w:val="subscript"/>
        </w:rPr>
        <w:t>m</w:t>
      </w:r>
      <w:r>
        <w:rPr>
          <w:rStyle w:val="Heading3Char"/>
          <w:b w:val="0"/>
        </w:rPr>
        <w:t xml:space="preserve"> versus the natural log of the C</w:t>
      </w:r>
      <w:r>
        <w:rPr>
          <w:rStyle w:val="Heading3Char"/>
          <w:b w:val="0"/>
          <w:vertAlign w:val="subscript"/>
        </w:rPr>
        <w:t xml:space="preserve">t </w:t>
      </w:r>
      <w:r>
        <w:rPr>
          <w:rStyle w:val="Heading3Char"/>
          <w:b w:val="0"/>
        </w:rPr>
        <w:t xml:space="preserve">, used to determine folding energies for method 2. </w:t>
      </w:r>
      <w:r>
        <w:rPr>
          <w:rStyle w:val="Heading3Char"/>
          <w:bCs/>
        </w:rPr>
        <w:t>(E)</w:t>
      </w:r>
      <w:r>
        <w:rPr>
          <w:rStyle w:val="Heading3Char"/>
          <w:b w:val="0"/>
        </w:rPr>
        <w:t xml:space="preserve"> Raw data fit using method 3, fitting melting curves from each sample to a single regression model. </w:t>
      </w:r>
      <w:r>
        <w:rPr>
          <w:rStyle w:val="Heading3Char"/>
          <w:bCs/>
        </w:rPr>
        <w:t>(F)</w:t>
      </w:r>
      <w:r>
        <w:rPr>
          <w:rStyle w:val="Heading3Char"/>
          <w:b w:val="0"/>
        </w:rPr>
        <w:t xml:space="preserve"> Normalized data fit using method 3. Data were normalized as described in A. </w:t>
      </w:r>
      <w:r>
        <w:rPr>
          <w:rStyle w:val="Heading3Char"/>
          <w:bCs/>
        </w:rPr>
        <w:t>(G)</w:t>
      </w:r>
      <w:r>
        <w:rPr>
          <w:rStyle w:val="Heading3Char"/>
          <w:b w:val="0"/>
        </w:rPr>
        <w:t xml:space="preserve"> Table summarizing results from the three methods. Parameters are summarized in A. SE stands for the standard error, which is calculated from the regression models, and </w:t>
      </w:r>
      <w:del w:id="25" w:author="Sebastian Arteaga" w:date="2022-10-05T16:30:00Z">
        <w:r w:rsidDel="006C0F2B">
          <w:rPr>
            <w:rStyle w:val="Heading3Char"/>
            <w:b w:val="0"/>
          </w:rPr>
          <w:delText xml:space="preserve">represent </w:delText>
        </w:r>
      </w:del>
      <w:ins w:id="26" w:author="Sebastian Arteaga" w:date="2022-10-05T16:30:00Z">
        <w:r w:rsidR="006C0F2B">
          <w:rPr>
            <w:rStyle w:val="Heading3Char"/>
            <w:b w:val="0"/>
          </w:rPr>
          <w:t>represents</w:t>
        </w:r>
        <w:r w:rsidR="006C0F2B">
          <w:rPr>
            <w:rStyle w:val="Heading3Char"/>
            <w:b w:val="0"/>
          </w:rPr>
          <w:t xml:space="preserve"> </w:t>
        </w:r>
      </w:ins>
      <w:r>
        <w:rPr>
          <w:rStyle w:val="Heading3Char"/>
          <w:b w:val="0"/>
        </w:rPr>
        <w:t>the precision of the parameter given the data.</w:t>
      </w:r>
    </w:p>
    <w:p w14:paraId="64DE4BA3" w14:textId="77777777" w:rsidR="00DC6668" w:rsidRDefault="00000000">
      <w:pPr>
        <w:jc w:val="both"/>
      </w:pPr>
      <w:r>
        <w:rPr>
          <w:noProof/>
        </w:rPr>
        <w:lastRenderedPageBreak/>
        <w:drawing>
          <wp:inline distT="0" distB="0" distL="0" distR="0" wp14:anchorId="79F054FD" wp14:editId="13F9795B">
            <wp:extent cx="5943600" cy="3928110"/>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1"/>
                    <a:stretch>
                      <a:fillRect/>
                    </a:stretch>
                  </pic:blipFill>
                  <pic:spPr bwMode="auto">
                    <a:xfrm>
                      <a:off x="0" y="0"/>
                      <a:ext cx="5943600" cy="3928110"/>
                    </a:xfrm>
                    <a:prstGeom prst="rect">
                      <a:avLst/>
                    </a:prstGeom>
                  </pic:spPr>
                </pic:pic>
              </a:graphicData>
            </a:graphic>
          </wp:inline>
        </w:drawing>
      </w:r>
    </w:p>
    <w:p w14:paraId="3F089471" w14:textId="3C4C1575" w:rsidR="00DC6668" w:rsidRPr="00E0753D" w:rsidRDefault="00000000">
      <w:pPr>
        <w:pStyle w:val="VDTableTitle"/>
        <w:spacing w:after="72"/>
        <w:jc w:val="both"/>
        <w:rPr>
          <w:rFonts w:ascii="Arial" w:hAnsi="Arial" w:cs="Arial"/>
          <w:sz w:val="20"/>
          <w:szCs w:val="20"/>
          <w:rPrChange w:id="27" w:author="Sebastian Arteaga" w:date="2022-10-05T16:32:00Z">
            <w:rPr/>
          </w:rPrChange>
        </w:rPr>
      </w:pPr>
      <w:bookmarkStart w:id="28" w:name="_Toc108513668"/>
      <w:bookmarkStart w:id="29" w:name="_Toc111794060"/>
      <w:r w:rsidRPr="00E0753D">
        <w:rPr>
          <w:rStyle w:val="Heading3Char"/>
          <w:rFonts w:cs="Arial"/>
          <w:b/>
          <w:bCs/>
        </w:rPr>
        <w:t>SI Figure 2</w:t>
      </w:r>
      <w:bookmarkEnd w:id="28"/>
      <w:bookmarkEnd w:id="29"/>
      <w:ins w:id="30" w:author="Sebastian Arteaga" w:date="2022-10-05T16:31:00Z">
        <w:r w:rsidR="00441130" w:rsidRPr="00E0753D">
          <w:rPr>
            <w:rStyle w:val="Heading3Char"/>
            <w:rFonts w:cs="Arial"/>
            <w:b/>
            <w:bCs/>
            <w:szCs w:val="20"/>
          </w:rPr>
          <w:t>.</w:t>
        </w:r>
      </w:ins>
      <w:del w:id="31" w:author="Sebastian Arteaga" w:date="2022-10-05T16:31:00Z">
        <w:r w:rsidRPr="00E0753D" w:rsidDel="00441130">
          <w:rPr>
            <w:rFonts w:ascii="Arial" w:eastAsia="Times New Roman" w:hAnsi="Arial" w:cs="Arial"/>
            <w:b w:val="0"/>
            <w:sz w:val="20"/>
            <w:szCs w:val="20"/>
            <w:rPrChange w:id="32" w:author="Sebastian Arteaga" w:date="2022-10-05T16:32:00Z">
              <w:rPr>
                <w:rFonts w:eastAsia="Times New Roman" w:cs="Times New Roman"/>
                <w:b w:val="0"/>
                <w:sz w:val="19"/>
                <w:szCs w:val="19"/>
              </w:rPr>
            </w:rPrChange>
          </w:rPr>
          <w:delText xml:space="preserve"> </w:delText>
        </w:r>
      </w:del>
      <w:r w:rsidRPr="00E0753D">
        <w:rPr>
          <w:rFonts w:ascii="Arial" w:eastAsia="Times New Roman" w:hAnsi="Arial" w:cs="Arial"/>
          <w:b w:val="0"/>
          <w:sz w:val="20"/>
          <w:szCs w:val="20"/>
          <w:rPrChange w:id="33" w:author="Sebastian Arteaga" w:date="2022-10-05T16:32:00Z">
            <w:rPr>
              <w:rFonts w:eastAsia="Times New Roman" w:cs="Times New Roman"/>
              <w:b w:val="0"/>
              <w:sz w:val="19"/>
              <w:szCs w:val="19"/>
            </w:rPr>
          </w:rPrChange>
        </w:rPr>
        <w:t xml:space="preserve"> </w:t>
      </w:r>
      <w:proofErr w:type="spellStart"/>
      <w:r w:rsidRPr="00E0753D">
        <w:rPr>
          <w:rFonts w:ascii="Arial" w:eastAsia="Times New Roman" w:hAnsi="Arial" w:cs="Arial"/>
          <w:b w:val="0"/>
          <w:sz w:val="20"/>
          <w:szCs w:val="20"/>
          <w:rPrChange w:id="34" w:author="Sebastian Arteaga" w:date="2022-10-05T16:32:00Z">
            <w:rPr>
              <w:rFonts w:eastAsia="Times New Roman" w:cs="Times New Roman"/>
              <w:b w:val="0"/>
              <w:sz w:val="19"/>
              <w:szCs w:val="19"/>
            </w:rPr>
          </w:rPrChange>
        </w:rPr>
        <w:t>Precanned</w:t>
      </w:r>
      <w:proofErr w:type="spellEnd"/>
      <w:r w:rsidRPr="00E0753D">
        <w:rPr>
          <w:rFonts w:ascii="Arial" w:eastAsia="Times New Roman" w:hAnsi="Arial" w:cs="Arial"/>
          <w:b w:val="0"/>
          <w:sz w:val="20"/>
          <w:szCs w:val="20"/>
          <w:rPrChange w:id="35" w:author="Sebastian Arteaga" w:date="2022-10-05T16:32:00Z">
            <w:rPr>
              <w:rFonts w:eastAsia="Times New Roman" w:cs="Times New Roman"/>
              <w:b w:val="0"/>
              <w:sz w:val="19"/>
              <w:szCs w:val="19"/>
            </w:rPr>
          </w:rPrChange>
        </w:rPr>
        <w:t xml:space="preserve"> </w:t>
      </w:r>
      <w:proofErr w:type="spellStart"/>
      <w:r w:rsidRPr="00E0753D">
        <w:rPr>
          <w:rFonts w:ascii="Arial" w:eastAsia="Times New Roman" w:hAnsi="Arial" w:cs="Arial"/>
          <w:b w:val="0"/>
          <w:sz w:val="20"/>
          <w:szCs w:val="20"/>
          <w:rPrChange w:id="36" w:author="Sebastian Arteaga" w:date="2022-10-05T16:32:00Z">
            <w:rPr>
              <w:rFonts w:eastAsia="Times New Roman" w:cs="Times New Roman"/>
              <w:b w:val="0"/>
              <w:sz w:val="19"/>
              <w:szCs w:val="19"/>
            </w:rPr>
          </w:rPrChange>
        </w:rPr>
        <w:t>BLtrimmer</w:t>
      </w:r>
      <w:proofErr w:type="spellEnd"/>
      <w:r w:rsidRPr="00E0753D">
        <w:rPr>
          <w:rFonts w:ascii="Arial" w:eastAsia="Times New Roman" w:hAnsi="Arial" w:cs="Arial"/>
          <w:b w:val="0"/>
          <w:sz w:val="20"/>
          <w:szCs w:val="20"/>
          <w:rPrChange w:id="37" w:author="Sebastian Arteaga" w:date="2022-10-05T16:32:00Z">
            <w:rPr>
              <w:rFonts w:eastAsia="Times New Roman" w:cs="Times New Roman"/>
              <w:b w:val="0"/>
              <w:sz w:val="19"/>
              <w:szCs w:val="19"/>
            </w:rPr>
          </w:rPrChange>
        </w:rPr>
        <w:t xml:space="preserve"> outputs for assessing the quality of the results are written as a PDF file. Blue lines and points represent the 25% of baseline combinations that produce parameters that exhibit the best internal consistency across the data set. Each point comes from fitting a combination of baselines with method 1 or 2. </w:t>
      </w:r>
      <w:commentRangeStart w:id="38"/>
      <w:r w:rsidRPr="00E0753D">
        <w:rPr>
          <w:rFonts w:ascii="Arial" w:eastAsia="Times New Roman" w:hAnsi="Arial" w:cs="Arial"/>
          <w:bCs/>
          <w:sz w:val="20"/>
          <w:szCs w:val="20"/>
          <w:rPrChange w:id="39" w:author="Sebastian Arteaga" w:date="2022-10-05T16:32:00Z">
            <w:rPr>
              <w:rFonts w:eastAsia="Times New Roman" w:cs="Times New Roman"/>
              <w:bCs/>
              <w:sz w:val="19"/>
              <w:szCs w:val="19"/>
            </w:rPr>
          </w:rPrChange>
        </w:rPr>
        <w:t>(A)</w:t>
      </w:r>
      <w:r w:rsidRPr="00E0753D">
        <w:rPr>
          <w:rFonts w:ascii="Arial" w:eastAsia="Times New Roman" w:hAnsi="Arial" w:cs="Arial"/>
          <w:b w:val="0"/>
          <w:sz w:val="20"/>
          <w:szCs w:val="20"/>
          <w:rPrChange w:id="40" w:author="Sebastian Arteaga" w:date="2022-10-05T16:32:00Z">
            <w:rPr>
              <w:rFonts w:eastAsia="Times New Roman" w:cs="Times New Roman"/>
              <w:b w:val="0"/>
              <w:sz w:val="19"/>
              <w:szCs w:val="19"/>
            </w:rPr>
          </w:rPrChange>
        </w:rPr>
        <w:t xml:space="preserve"> </w:t>
      </w:r>
      <w:commentRangeEnd w:id="38"/>
      <w:r w:rsidR="00441130" w:rsidRPr="00E0753D">
        <w:rPr>
          <w:rStyle w:val="CommentReference"/>
          <w:rFonts w:ascii="Arial" w:eastAsia="Calibri" w:hAnsi="Arial" w:cs="Arial"/>
          <w:b w:val="0"/>
          <w:kern w:val="0"/>
          <w:sz w:val="20"/>
          <w:szCs w:val="20"/>
          <w:lang w:eastAsia="en-US" w:bidi="ar-SA"/>
          <w:rPrChange w:id="41" w:author="Sebastian Arteaga" w:date="2022-10-05T16:32:00Z">
            <w:rPr>
              <w:rStyle w:val="CommentReference"/>
              <w:rFonts w:ascii="Arial" w:eastAsia="Calibri" w:hAnsi="Arial" w:cs="Arial"/>
              <w:b w:val="0"/>
              <w:kern w:val="0"/>
              <w:lang w:eastAsia="en-US" w:bidi="ar-SA"/>
            </w:rPr>
          </w:rPrChange>
        </w:rPr>
        <w:commentReference w:id="38"/>
      </w:r>
      <w:r w:rsidRPr="00E0753D">
        <w:rPr>
          <w:rFonts w:ascii="Arial" w:eastAsia="Times New Roman" w:hAnsi="Arial" w:cs="Arial"/>
          <w:b w:val="0"/>
          <w:sz w:val="20"/>
          <w:szCs w:val="20"/>
          <w:rPrChange w:id="42" w:author="Sebastian Arteaga" w:date="2022-10-05T16:32:00Z">
            <w:rPr>
              <w:rFonts w:eastAsia="Times New Roman" w:cs="Times New Roman"/>
              <w:b w:val="0"/>
              <w:sz w:val="19"/>
              <w:szCs w:val="19"/>
            </w:rPr>
          </w:rPrChange>
        </w:rPr>
        <w:t>Distribution of the standard deviation of enthalpy (</w:t>
      </w:r>
      <w:r w:rsidRPr="00E0753D">
        <w:rPr>
          <w:rStyle w:val="Heading3Char"/>
          <w:rFonts w:cs="Arial"/>
          <w:szCs w:val="20"/>
        </w:rPr>
        <w:t xml:space="preserve">ΔH°) </w:t>
      </w:r>
      <w:r w:rsidRPr="00E0753D">
        <w:rPr>
          <w:rFonts w:ascii="Arial" w:eastAsia="Times New Roman" w:hAnsi="Arial" w:cs="Arial"/>
          <w:b w:val="0"/>
          <w:sz w:val="20"/>
          <w:szCs w:val="20"/>
          <w:rPrChange w:id="43" w:author="Sebastian Arteaga" w:date="2022-10-05T16:32:00Z">
            <w:rPr>
              <w:rFonts w:eastAsia="Times New Roman" w:cs="Times New Roman"/>
              <w:b w:val="0"/>
              <w:sz w:val="19"/>
              <w:szCs w:val="19"/>
            </w:rPr>
          </w:rPrChange>
        </w:rPr>
        <w:t xml:space="preserve">values, determined by fitting combinations of baselines options. Low standard deviation indicate that the baseline combination exhibits high agreement in enthalpies calculated using method 1, fitting melting curves for each sample individually. </w:t>
      </w:r>
      <w:r w:rsidRPr="00E0753D">
        <w:rPr>
          <w:rFonts w:ascii="Arial" w:eastAsia="Times New Roman" w:hAnsi="Arial" w:cs="Arial"/>
          <w:bCs/>
          <w:sz w:val="20"/>
          <w:szCs w:val="20"/>
          <w:rPrChange w:id="44" w:author="Sebastian Arteaga" w:date="2022-10-05T16:32:00Z">
            <w:rPr>
              <w:rFonts w:eastAsia="Times New Roman" w:cs="Times New Roman"/>
              <w:bCs/>
              <w:sz w:val="19"/>
              <w:szCs w:val="19"/>
            </w:rPr>
          </w:rPrChange>
        </w:rPr>
        <w:t>(B)</w:t>
      </w:r>
      <w:r w:rsidRPr="00E0753D">
        <w:rPr>
          <w:rFonts w:ascii="Arial" w:eastAsia="Times New Roman" w:hAnsi="Arial" w:cs="Arial"/>
          <w:b w:val="0"/>
          <w:sz w:val="20"/>
          <w:szCs w:val="20"/>
          <w:rPrChange w:id="45" w:author="Sebastian Arteaga" w:date="2022-10-05T16:32:00Z">
            <w:rPr>
              <w:rFonts w:eastAsia="Times New Roman" w:cs="Times New Roman"/>
              <w:b w:val="0"/>
              <w:sz w:val="19"/>
              <w:szCs w:val="19"/>
            </w:rPr>
          </w:rPrChange>
        </w:rPr>
        <w:t xml:space="preserve"> Distribution of the </w:t>
      </w:r>
      <w:r w:rsidRPr="00E0753D">
        <w:rPr>
          <w:rStyle w:val="Heading3Char"/>
          <w:rFonts w:cs="Arial"/>
          <w:szCs w:val="20"/>
        </w:rPr>
        <w:t xml:space="preserve">ΔH° </w:t>
      </w:r>
      <w:r w:rsidRPr="00E0753D">
        <w:rPr>
          <w:rFonts w:ascii="Arial" w:eastAsia="Times New Roman" w:hAnsi="Arial" w:cs="Arial"/>
          <w:b w:val="0"/>
          <w:sz w:val="20"/>
          <w:szCs w:val="20"/>
          <w:rPrChange w:id="46" w:author="Sebastian Arteaga" w:date="2022-10-05T16:32:00Z">
            <w:rPr>
              <w:rFonts w:eastAsia="Times New Roman" w:cs="Times New Roman"/>
              <w:b w:val="0"/>
              <w:sz w:val="19"/>
              <w:szCs w:val="19"/>
            </w:rPr>
          </w:rPrChange>
        </w:rPr>
        <w:t>agreement between method 1 and method 2, fitting melting curves for each sample individually and fitting the relationship between 1/T</w:t>
      </w:r>
      <w:r w:rsidRPr="00E0753D">
        <w:rPr>
          <w:rFonts w:ascii="Arial" w:eastAsia="Times New Roman" w:hAnsi="Arial" w:cs="Arial"/>
          <w:b w:val="0"/>
          <w:sz w:val="20"/>
          <w:szCs w:val="20"/>
          <w:vertAlign w:val="subscript"/>
          <w:rPrChange w:id="47" w:author="Sebastian Arteaga" w:date="2022-10-05T16:32:00Z">
            <w:rPr>
              <w:rFonts w:eastAsia="Times New Roman" w:cs="Times New Roman"/>
              <w:b w:val="0"/>
              <w:sz w:val="19"/>
              <w:szCs w:val="19"/>
              <w:vertAlign w:val="subscript"/>
            </w:rPr>
          </w:rPrChange>
        </w:rPr>
        <w:t>m</w:t>
      </w:r>
      <w:r w:rsidRPr="00E0753D">
        <w:rPr>
          <w:rFonts w:ascii="Arial" w:eastAsia="Times New Roman" w:hAnsi="Arial" w:cs="Arial"/>
          <w:b w:val="0"/>
          <w:sz w:val="20"/>
          <w:szCs w:val="20"/>
          <w:rPrChange w:id="48" w:author="Sebastian Arteaga" w:date="2022-10-05T16:32:00Z">
            <w:rPr>
              <w:rFonts w:eastAsia="Times New Roman" w:cs="Times New Roman"/>
              <w:b w:val="0"/>
              <w:sz w:val="19"/>
              <w:szCs w:val="19"/>
            </w:rPr>
          </w:rPrChange>
        </w:rPr>
        <w:t xml:space="preserve"> versus </w:t>
      </w:r>
      <w:proofErr w:type="spellStart"/>
      <w:r w:rsidRPr="00E0753D">
        <w:rPr>
          <w:rFonts w:ascii="Arial" w:eastAsia="Times New Roman" w:hAnsi="Arial" w:cs="Arial"/>
          <w:b w:val="0"/>
          <w:sz w:val="20"/>
          <w:szCs w:val="20"/>
          <w:rPrChange w:id="49" w:author="Sebastian Arteaga" w:date="2022-10-05T16:32:00Z">
            <w:rPr>
              <w:rFonts w:eastAsia="Times New Roman" w:cs="Times New Roman"/>
              <w:b w:val="0"/>
              <w:sz w:val="19"/>
              <w:szCs w:val="19"/>
            </w:rPr>
          </w:rPrChange>
        </w:rPr>
        <w:t>lnC</w:t>
      </w:r>
      <w:r w:rsidRPr="00E0753D">
        <w:rPr>
          <w:rFonts w:ascii="Arial" w:eastAsia="Times New Roman" w:hAnsi="Arial" w:cs="Arial"/>
          <w:b w:val="0"/>
          <w:sz w:val="20"/>
          <w:szCs w:val="20"/>
          <w:vertAlign w:val="subscript"/>
          <w:rPrChange w:id="50" w:author="Sebastian Arteaga" w:date="2022-10-05T16:32:00Z">
            <w:rPr>
              <w:rFonts w:eastAsia="Times New Roman" w:cs="Times New Roman"/>
              <w:b w:val="0"/>
              <w:sz w:val="19"/>
              <w:szCs w:val="19"/>
              <w:vertAlign w:val="subscript"/>
            </w:rPr>
          </w:rPrChange>
        </w:rPr>
        <w:t>t</w:t>
      </w:r>
      <w:proofErr w:type="spellEnd"/>
      <w:r w:rsidRPr="00E0753D">
        <w:rPr>
          <w:rFonts w:ascii="Arial" w:eastAsia="Times New Roman" w:hAnsi="Arial" w:cs="Arial"/>
          <w:b w:val="0"/>
          <w:sz w:val="20"/>
          <w:szCs w:val="20"/>
          <w:rPrChange w:id="51" w:author="Sebastian Arteaga" w:date="2022-10-05T16:32:00Z">
            <w:rPr>
              <w:rFonts w:eastAsia="Times New Roman" w:cs="Times New Roman"/>
              <w:b w:val="0"/>
              <w:sz w:val="19"/>
              <w:szCs w:val="19"/>
            </w:rPr>
          </w:rPrChange>
        </w:rPr>
        <w:t xml:space="preserve">, respectively, determined by fitting combinations of baselines options. Low difference indicates that the baseline combination exhibits high agreement in </w:t>
      </w:r>
      <w:r w:rsidRPr="00E0753D">
        <w:rPr>
          <w:rStyle w:val="Heading3Char"/>
          <w:rFonts w:cs="Arial"/>
          <w:szCs w:val="20"/>
        </w:rPr>
        <w:t>ΔH°</w:t>
      </w:r>
      <w:r w:rsidRPr="00E0753D">
        <w:rPr>
          <w:rFonts w:ascii="Arial" w:eastAsia="Times New Roman" w:hAnsi="Arial" w:cs="Arial"/>
          <w:b w:val="0"/>
          <w:sz w:val="20"/>
          <w:szCs w:val="20"/>
          <w:rPrChange w:id="52" w:author="Sebastian Arteaga" w:date="2022-10-05T16:32:00Z">
            <w:rPr>
              <w:rFonts w:eastAsia="Times New Roman" w:cs="Times New Roman"/>
              <w:b w:val="0"/>
              <w:sz w:val="19"/>
              <w:szCs w:val="19"/>
            </w:rPr>
          </w:rPrChange>
        </w:rPr>
        <w:t xml:space="preserve"> values calculated using method 1 and method 2. </w:t>
      </w:r>
      <w:r w:rsidRPr="00E0753D">
        <w:rPr>
          <w:rFonts w:ascii="Arial" w:eastAsia="Times New Roman" w:hAnsi="Arial" w:cs="Arial"/>
          <w:bCs/>
          <w:sz w:val="20"/>
          <w:szCs w:val="20"/>
          <w:rPrChange w:id="53" w:author="Sebastian Arteaga" w:date="2022-10-05T16:32:00Z">
            <w:rPr>
              <w:rFonts w:eastAsia="Times New Roman" w:cs="Times New Roman"/>
              <w:bCs/>
              <w:sz w:val="19"/>
              <w:szCs w:val="19"/>
            </w:rPr>
          </w:rPrChange>
        </w:rPr>
        <w:t>(C)</w:t>
      </w:r>
      <w:r w:rsidRPr="00E0753D">
        <w:rPr>
          <w:rFonts w:ascii="Arial" w:eastAsia="Times New Roman" w:hAnsi="Arial" w:cs="Arial"/>
          <w:b w:val="0"/>
          <w:sz w:val="20"/>
          <w:szCs w:val="20"/>
          <w:rPrChange w:id="54" w:author="Sebastian Arteaga" w:date="2022-10-05T16:32:00Z">
            <w:rPr>
              <w:rFonts w:eastAsia="Times New Roman" w:cs="Times New Roman"/>
              <w:b w:val="0"/>
              <w:sz w:val="19"/>
              <w:szCs w:val="19"/>
            </w:rPr>
          </w:rPrChange>
        </w:rPr>
        <w:t xml:space="preserve"> </w:t>
      </w:r>
      <w:proofErr w:type="spellStart"/>
      <w:r w:rsidRPr="00E0753D">
        <w:rPr>
          <w:rFonts w:ascii="Arial" w:eastAsia="Times New Roman" w:hAnsi="Arial" w:cs="Arial"/>
          <w:b w:val="0"/>
          <w:sz w:val="20"/>
          <w:szCs w:val="20"/>
          <w:rPrChange w:id="55" w:author="Sebastian Arteaga" w:date="2022-10-05T16:32:00Z">
            <w:rPr>
              <w:rFonts w:eastAsia="Times New Roman" w:cs="Times New Roman"/>
              <w:b w:val="0"/>
              <w:sz w:val="19"/>
              <w:szCs w:val="19"/>
            </w:rPr>
          </w:rPrChange>
        </w:rPr>
        <w:t>Quantalized</w:t>
      </w:r>
      <w:proofErr w:type="spellEnd"/>
      <w:r w:rsidRPr="00E0753D">
        <w:rPr>
          <w:rFonts w:ascii="Arial" w:eastAsia="Times New Roman" w:hAnsi="Arial" w:cs="Arial"/>
          <w:b w:val="0"/>
          <w:sz w:val="20"/>
          <w:szCs w:val="20"/>
          <w:rPrChange w:id="56" w:author="Sebastian Arteaga" w:date="2022-10-05T16:32:00Z">
            <w:rPr>
              <w:rFonts w:eastAsia="Times New Roman" w:cs="Times New Roman"/>
              <w:b w:val="0"/>
              <w:sz w:val="19"/>
              <w:szCs w:val="19"/>
            </w:rPr>
          </w:rPrChange>
        </w:rPr>
        <w:t xml:space="preserve"> (ranked from smallest to largest and assigned a quantile between 0 and 1) standard deviation of </w:t>
      </w:r>
      <w:r w:rsidRPr="00E0753D">
        <w:rPr>
          <w:rStyle w:val="Heading3Char"/>
          <w:rFonts w:eastAsia="Times New Roman" w:cs="Arial"/>
          <w:color w:val="auto"/>
          <w:szCs w:val="20"/>
          <w:rPrChange w:id="57" w:author="Sebastian Arteaga" w:date="2022-10-05T16:32:00Z">
            <w:rPr>
              <w:rStyle w:val="Heading3Char"/>
              <w:rFonts w:eastAsia="Times New Roman" w:cs="Arial"/>
              <w:color w:val="auto"/>
              <w:sz w:val="19"/>
              <w:szCs w:val="19"/>
            </w:rPr>
          </w:rPrChange>
        </w:rPr>
        <w:t>ΔH° values in the method 1 fit</w:t>
      </w:r>
      <w:r w:rsidRPr="00E0753D">
        <w:rPr>
          <w:rFonts w:ascii="Arial" w:eastAsia="Times New Roman" w:hAnsi="Arial" w:cs="Arial"/>
          <w:b w:val="0"/>
          <w:sz w:val="20"/>
          <w:szCs w:val="20"/>
          <w:rPrChange w:id="58" w:author="Sebastian Arteaga" w:date="2022-10-05T16:32:00Z">
            <w:rPr>
              <w:rFonts w:eastAsia="Times New Roman" w:cs="Times New Roman"/>
              <w:b w:val="0"/>
              <w:sz w:val="19"/>
              <w:szCs w:val="19"/>
            </w:rPr>
          </w:rPrChange>
        </w:rPr>
        <w:t xml:space="preserve"> versus the difference between </w:t>
      </w:r>
      <w:r w:rsidRPr="00E0753D">
        <w:rPr>
          <w:rStyle w:val="Heading3Char"/>
          <w:rFonts w:eastAsia="Times New Roman" w:cs="Arial"/>
          <w:color w:val="auto"/>
          <w:szCs w:val="20"/>
          <w:rPrChange w:id="59" w:author="Sebastian Arteaga" w:date="2022-10-05T16:32:00Z">
            <w:rPr>
              <w:rStyle w:val="Heading3Char"/>
              <w:rFonts w:eastAsia="Times New Roman" w:cs="Arial"/>
              <w:color w:val="auto"/>
              <w:sz w:val="19"/>
              <w:szCs w:val="19"/>
            </w:rPr>
          </w:rPrChange>
        </w:rPr>
        <w:t xml:space="preserve">ΔH° values in the method 1 and method 2 fit, for each baseline combination. Error distance, which is used to identify the 25% of baseline combinations that produce parameters that exhibit the best internal consistency, is the Pythagorean distance between a point and the origin of the plot. </w:t>
      </w:r>
      <w:r w:rsidRPr="00E0753D">
        <w:rPr>
          <w:rStyle w:val="Heading3Char"/>
          <w:rFonts w:eastAsia="Times New Roman" w:cs="Arial"/>
          <w:b/>
          <w:bCs/>
          <w:color w:val="auto"/>
          <w:szCs w:val="20"/>
          <w:rPrChange w:id="60" w:author="Sebastian Arteaga" w:date="2022-10-05T16:32:00Z">
            <w:rPr>
              <w:rStyle w:val="Heading3Char"/>
              <w:rFonts w:eastAsia="Times New Roman" w:cs="Arial"/>
              <w:b/>
              <w:bCs/>
              <w:color w:val="auto"/>
              <w:sz w:val="19"/>
              <w:szCs w:val="19"/>
            </w:rPr>
          </w:rPrChange>
        </w:rPr>
        <w:t>(D)</w:t>
      </w:r>
      <w:r w:rsidRPr="00E0753D">
        <w:rPr>
          <w:rStyle w:val="Heading3Char"/>
          <w:rFonts w:eastAsia="Times New Roman" w:cs="Arial"/>
          <w:color w:val="auto"/>
          <w:szCs w:val="20"/>
          <w:rPrChange w:id="61" w:author="Sebastian Arteaga" w:date="2022-10-05T16:32:00Z">
            <w:rPr>
              <w:rStyle w:val="Heading3Char"/>
              <w:rFonts w:eastAsia="Times New Roman" w:cs="Arial"/>
              <w:color w:val="auto"/>
              <w:sz w:val="19"/>
              <w:szCs w:val="19"/>
            </w:rPr>
          </w:rPrChange>
        </w:rPr>
        <w:t xml:space="preserve"> The average enthalpy produced by method 1 versus the standard deviation of ΔH° values produced by method 1 for each baseline combination. </w:t>
      </w:r>
      <w:r w:rsidRPr="00E0753D">
        <w:rPr>
          <w:rStyle w:val="Heading3Char"/>
          <w:rFonts w:eastAsia="Times New Roman" w:cs="Arial"/>
          <w:b/>
          <w:bCs/>
          <w:color w:val="auto"/>
          <w:szCs w:val="20"/>
          <w:rPrChange w:id="62" w:author="Sebastian Arteaga" w:date="2022-10-05T16:32:00Z">
            <w:rPr>
              <w:rStyle w:val="Heading3Char"/>
              <w:rFonts w:eastAsia="Times New Roman" w:cs="Arial"/>
              <w:b/>
              <w:bCs/>
              <w:color w:val="auto"/>
              <w:sz w:val="19"/>
              <w:szCs w:val="19"/>
            </w:rPr>
          </w:rPrChange>
        </w:rPr>
        <w:t>(E)</w:t>
      </w:r>
      <w:r w:rsidRPr="00E0753D">
        <w:rPr>
          <w:rStyle w:val="Heading3Char"/>
          <w:rFonts w:eastAsia="Times New Roman" w:cs="Arial"/>
          <w:color w:val="auto"/>
          <w:szCs w:val="20"/>
          <w:rPrChange w:id="63" w:author="Sebastian Arteaga" w:date="2022-10-05T16:32:00Z">
            <w:rPr>
              <w:rStyle w:val="Heading3Char"/>
              <w:rFonts w:eastAsia="Times New Roman" w:cs="Arial"/>
              <w:color w:val="auto"/>
              <w:sz w:val="19"/>
              <w:szCs w:val="19"/>
            </w:rPr>
          </w:rPrChange>
        </w:rPr>
        <w:t xml:space="preserve"> The average enthalpy produced by method 1 (Black) or the enthalpy produced by method 2 versus the difference in ΔH° between methods 1 and 2, for each baseline combination. </w:t>
      </w:r>
      <w:r w:rsidRPr="00E0753D">
        <w:rPr>
          <w:rStyle w:val="Heading3Char"/>
          <w:rFonts w:eastAsia="Times New Roman" w:cs="Arial"/>
          <w:b/>
          <w:bCs/>
          <w:color w:val="auto"/>
          <w:szCs w:val="20"/>
          <w:rPrChange w:id="64" w:author="Sebastian Arteaga" w:date="2022-10-05T16:32:00Z">
            <w:rPr>
              <w:rStyle w:val="Heading3Char"/>
              <w:rFonts w:eastAsia="Times New Roman" w:cs="Arial"/>
              <w:b/>
              <w:bCs/>
              <w:color w:val="auto"/>
              <w:sz w:val="19"/>
              <w:szCs w:val="19"/>
            </w:rPr>
          </w:rPrChange>
        </w:rPr>
        <w:t xml:space="preserve">(F) </w:t>
      </w:r>
      <w:r w:rsidRPr="00E0753D">
        <w:rPr>
          <w:rStyle w:val="Heading3Char"/>
          <w:rFonts w:eastAsia="Times New Roman" w:cs="Arial"/>
          <w:color w:val="auto"/>
          <w:szCs w:val="20"/>
          <w:rPrChange w:id="65" w:author="Sebastian Arteaga" w:date="2022-10-05T16:32:00Z">
            <w:rPr>
              <w:rStyle w:val="Heading3Char"/>
              <w:rFonts w:eastAsia="Times New Roman" w:cs="Arial"/>
              <w:color w:val="auto"/>
              <w:sz w:val="19"/>
              <w:szCs w:val="19"/>
            </w:rPr>
          </w:rPrChange>
        </w:rPr>
        <w:t>The standard deviation of ΔH° values produced by method 1 versus</w:t>
      </w:r>
      <w:del w:id="66" w:author="Sebastian Arteaga" w:date="2022-10-05T16:33:00Z">
        <w:r w:rsidRPr="00E0753D" w:rsidDel="00E0753D">
          <w:rPr>
            <w:rStyle w:val="Heading3Char"/>
            <w:rFonts w:eastAsia="Times New Roman" w:cs="Arial"/>
            <w:color w:val="auto"/>
            <w:szCs w:val="20"/>
            <w:rPrChange w:id="67" w:author="Sebastian Arteaga" w:date="2022-10-05T16:32:00Z">
              <w:rPr>
                <w:rStyle w:val="Heading3Char"/>
                <w:rFonts w:eastAsia="Times New Roman" w:cs="Arial"/>
                <w:color w:val="auto"/>
                <w:sz w:val="19"/>
                <w:szCs w:val="19"/>
              </w:rPr>
            </w:rPrChange>
          </w:rPr>
          <w:delText xml:space="preserve"> </w:delText>
        </w:r>
      </w:del>
      <w:r w:rsidRPr="00E0753D">
        <w:rPr>
          <w:rStyle w:val="Heading3Char"/>
          <w:rFonts w:eastAsia="Times New Roman" w:cs="Arial"/>
          <w:color w:val="auto"/>
          <w:szCs w:val="20"/>
          <w:rPrChange w:id="68" w:author="Sebastian Arteaga" w:date="2022-10-05T16:32:00Z">
            <w:rPr>
              <w:rStyle w:val="Heading3Char"/>
              <w:rFonts w:eastAsia="Times New Roman" w:cs="Arial"/>
              <w:color w:val="auto"/>
              <w:sz w:val="19"/>
              <w:szCs w:val="19"/>
            </w:rPr>
          </w:rPrChange>
        </w:rPr>
        <w:t xml:space="preserve"> difference in ΔH° between methods 1 and 2, for each baseline combination.</w:t>
      </w:r>
    </w:p>
    <w:p w14:paraId="47337FED" w14:textId="77777777" w:rsidR="00DC6668" w:rsidRDefault="00000000">
      <w:pPr>
        <w:jc w:val="center"/>
        <w:rPr>
          <w:rFonts w:ascii="Arno Pro" w:eastAsia="Times New Roman" w:hAnsi="Arno Pro" w:cs="Times New Roman"/>
          <w:kern w:val="2"/>
          <w:sz w:val="19"/>
          <w:szCs w:val="19"/>
          <w:lang w:eastAsia="zh-CN" w:bidi="hi-IN"/>
        </w:rPr>
      </w:pPr>
      <w:commentRangeStart w:id="69"/>
      <w:r>
        <w:rPr>
          <w:noProof/>
        </w:rPr>
        <w:lastRenderedPageBreak/>
        <w:drawing>
          <wp:inline distT="0" distB="0" distL="0" distR="0" wp14:anchorId="64B14CE2" wp14:editId="00DF561E">
            <wp:extent cx="4559935" cy="4559935"/>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2"/>
                    <a:stretch>
                      <a:fillRect/>
                    </a:stretch>
                  </pic:blipFill>
                  <pic:spPr bwMode="auto">
                    <a:xfrm>
                      <a:off x="0" y="0"/>
                      <a:ext cx="4559935" cy="4559935"/>
                    </a:xfrm>
                    <a:prstGeom prst="rect">
                      <a:avLst/>
                    </a:prstGeom>
                  </pic:spPr>
                </pic:pic>
              </a:graphicData>
            </a:graphic>
          </wp:inline>
        </w:drawing>
      </w:r>
      <w:commentRangeEnd w:id="69"/>
      <w:r w:rsidR="00B54295">
        <w:rPr>
          <w:rStyle w:val="CommentReference"/>
        </w:rPr>
        <w:commentReference w:id="69"/>
      </w:r>
    </w:p>
    <w:p w14:paraId="1DBF8EE0" w14:textId="09F29B70" w:rsidR="00DC6668" w:rsidRDefault="00000000">
      <w:pPr>
        <w:pStyle w:val="VDTableTitle"/>
        <w:spacing w:after="72"/>
        <w:jc w:val="both"/>
      </w:pPr>
      <w:bookmarkStart w:id="70" w:name="_Toc1117940601"/>
      <w:bookmarkStart w:id="71" w:name="_Toc1085136681"/>
      <w:r>
        <w:rPr>
          <w:rStyle w:val="Heading3Char"/>
          <w:rFonts w:eastAsia="Times New Roman" w:cs="Times New Roman"/>
          <w:b/>
          <w:bCs/>
          <w:color w:val="auto"/>
          <w:sz w:val="19"/>
          <w:szCs w:val="19"/>
        </w:rPr>
        <w:t>SI Figure 3</w:t>
      </w:r>
      <w:bookmarkEnd w:id="70"/>
      <w:bookmarkEnd w:id="71"/>
      <w:ins w:id="72" w:author="Sebastian Arteaga" w:date="2022-10-05T16:33:00Z">
        <w:r w:rsidR="00B54295">
          <w:rPr>
            <w:rStyle w:val="Heading3Char"/>
            <w:rFonts w:eastAsia="Times New Roman" w:cs="Times New Roman"/>
            <w:b/>
            <w:bCs/>
            <w:color w:val="auto"/>
            <w:sz w:val="19"/>
            <w:szCs w:val="19"/>
          </w:rPr>
          <w:t>.</w:t>
        </w:r>
      </w:ins>
      <w:del w:id="73" w:author="Sebastian Arteaga" w:date="2022-10-05T16:33:00Z">
        <w:r w:rsidDel="00B54295">
          <w:rPr>
            <w:rFonts w:eastAsia="Times New Roman" w:cs="Times New Roman"/>
            <w:b w:val="0"/>
            <w:sz w:val="19"/>
            <w:szCs w:val="19"/>
          </w:rPr>
          <w:delText xml:space="preserve"> </w:delText>
        </w:r>
      </w:del>
      <w:r>
        <w:rPr>
          <w:rFonts w:eastAsia="Times New Roman" w:cs="Times New Roman"/>
          <w:b w:val="0"/>
          <w:sz w:val="19"/>
          <w:szCs w:val="19"/>
        </w:rPr>
        <w:t xml:space="preserve"> The </w:t>
      </w:r>
      <w:proofErr w:type="spellStart"/>
      <w:r>
        <w:rPr>
          <w:rFonts w:eastAsia="Times New Roman" w:cs="Times New Roman"/>
          <w:b w:val="0"/>
          <w:sz w:val="19"/>
          <w:szCs w:val="19"/>
        </w:rPr>
        <w:t>BLtrimmer</w:t>
      </w:r>
      <w:proofErr w:type="spellEnd"/>
      <w:r>
        <w:rPr>
          <w:rFonts w:eastAsia="Times New Roman" w:cs="Times New Roman"/>
          <w:b w:val="0"/>
          <w:sz w:val="19"/>
          <w:szCs w:val="19"/>
        </w:rPr>
        <w:t xml:space="preserve"> accurately fits modeled data. </w:t>
      </w:r>
      <w:r>
        <w:rPr>
          <w:rFonts w:eastAsia="Times New Roman" w:cs="Times New Roman"/>
          <w:bCs/>
          <w:sz w:val="19"/>
          <w:szCs w:val="19"/>
        </w:rPr>
        <w:t>(A)</w:t>
      </w:r>
      <w:r>
        <w:rPr>
          <w:rFonts w:eastAsia="Times New Roman" w:cs="Times New Roman"/>
          <w:b w:val="0"/>
          <w:sz w:val="19"/>
          <w:szCs w:val="19"/>
        </w:rPr>
        <w:t xml:space="preserve"> Helix association ΔH° determined using </w:t>
      </w:r>
      <w:proofErr w:type="spellStart"/>
      <w:r>
        <w:rPr>
          <w:rFonts w:eastAsia="Times New Roman" w:cs="Times New Roman"/>
          <w:b w:val="0"/>
          <w:sz w:val="19"/>
          <w:szCs w:val="19"/>
        </w:rPr>
        <w:t>meltR.A</w:t>
      </w:r>
      <w:proofErr w:type="spellEnd"/>
      <w:r>
        <w:rPr>
          <w:rFonts w:eastAsia="Times New Roman" w:cs="Times New Roman"/>
          <w:b w:val="0"/>
          <w:sz w:val="19"/>
          <w:szCs w:val="19"/>
        </w:rPr>
        <w:t xml:space="preserve"> followed by the </w:t>
      </w:r>
      <w:proofErr w:type="spellStart"/>
      <w:r>
        <w:rPr>
          <w:rFonts w:eastAsia="Times New Roman" w:cs="Times New Roman"/>
          <w:b w:val="0"/>
          <w:sz w:val="19"/>
          <w:szCs w:val="19"/>
        </w:rPr>
        <w:t>BLtrimmer</w:t>
      </w:r>
      <w:proofErr w:type="spellEnd"/>
      <w:r>
        <w:rPr>
          <w:rFonts w:eastAsia="Times New Roman" w:cs="Times New Roman"/>
          <w:b w:val="0"/>
          <w:sz w:val="19"/>
          <w:szCs w:val="19"/>
        </w:rPr>
        <w:t xml:space="preserve"> to fit modeled data, versus the known ΔH°. Vertical error bars represent 95% confidence intervals calculated using the </w:t>
      </w:r>
      <w:proofErr w:type="spellStart"/>
      <w:r>
        <w:rPr>
          <w:rFonts w:eastAsia="Times New Roman" w:cs="Times New Roman"/>
          <w:b w:val="0"/>
          <w:sz w:val="19"/>
          <w:szCs w:val="19"/>
        </w:rPr>
        <w:t>BLtrimmer</w:t>
      </w:r>
      <w:proofErr w:type="spellEnd"/>
      <w:r>
        <w:rPr>
          <w:rFonts w:eastAsia="Times New Roman" w:cs="Times New Roman"/>
          <w:b w:val="0"/>
          <w:sz w:val="19"/>
          <w:szCs w:val="19"/>
        </w:rPr>
        <w:t xml:space="preserve">. </w:t>
      </w:r>
      <w:r>
        <w:rPr>
          <w:rFonts w:eastAsia="Times New Roman" w:cs="Times New Roman"/>
          <w:bCs/>
          <w:sz w:val="19"/>
          <w:szCs w:val="19"/>
        </w:rPr>
        <w:t>(B)</w:t>
      </w:r>
      <w:r>
        <w:rPr>
          <w:rFonts w:eastAsia="Times New Roman" w:cs="Times New Roman"/>
          <w:b w:val="0"/>
          <w:sz w:val="19"/>
          <w:szCs w:val="19"/>
        </w:rPr>
        <w:t xml:space="preserve"> Helix association ΔS° determined using </w:t>
      </w:r>
      <w:proofErr w:type="spellStart"/>
      <w:r>
        <w:rPr>
          <w:rFonts w:eastAsia="Times New Roman" w:cs="Times New Roman"/>
          <w:b w:val="0"/>
          <w:sz w:val="19"/>
          <w:szCs w:val="19"/>
        </w:rPr>
        <w:t>meltR.A</w:t>
      </w:r>
      <w:proofErr w:type="spellEnd"/>
      <w:r>
        <w:rPr>
          <w:rFonts w:eastAsia="Times New Roman" w:cs="Times New Roman"/>
          <w:b w:val="0"/>
          <w:sz w:val="19"/>
          <w:szCs w:val="19"/>
        </w:rPr>
        <w:t xml:space="preserve"> followed by the </w:t>
      </w:r>
      <w:proofErr w:type="spellStart"/>
      <w:r>
        <w:rPr>
          <w:rFonts w:eastAsia="Times New Roman" w:cs="Times New Roman"/>
          <w:b w:val="0"/>
          <w:sz w:val="19"/>
          <w:szCs w:val="19"/>
        </w:rPr>
        <w:t>BLtrimmer</w:t>
      </w:r>
      <w:proofErr w:type="spellEnd"/>
      <w:r>
        <w:rPr>
          <w:rFonts w:eastAsia="Times New Roman" w:cs="Times New Roman"/>
          <w:b w:val="0"/>
          <w:sz w:val="19"/>
          <w:szCs w:val="19"/>
        </w:rPr>
        <w:t xml:space="preserve"> to fit modeled data, versus the known ΔH°. Error bars are the same as A. </w:t>
      </w:r>
      <w:r>
        <w:rPr>
          <w:rFonts w:eastAsia="Times New Roman" w:cs="Times New Roman"/>
          <w:bCs/>
          <w:sz w:val="19"/>
          <w:szCs w:val="19"/>
        </w:rPr>
        <w:t>(C)</w:t>
      </w:r>
      <w:r>
        <w:rPr>
          <w:rFonts w:eastAsia="Times New Roman" w:cs="Times New Roman"/>
          <w:b w:val="0"/>
          <w:sz w:val="19"/>
          <w:szCs w:val="19"/>
        </w:rPr>
        <w:t xml:space="preserve"> Helix association ΔG°</w:t>
      </w:r>
      <w:r>
        <w:rPr>
          <w:rFonts w:eastAsia="Times New Roman" w:cs="Times New Roman"/>
          <w:b w:val="0"/>
          <w:sz w:val="19"/>
          <w:szCs w:val="19"/>
          <w:vertAlign w:val="subscript"/>
        </w:rPr>
        <w:t>37</w:t>
      </w:r>
      <w:r>
        <w:rPr>
          <w:rFonts w:eastAsia="Times New Roman" w:cs="Times New Roman"/>
          <w:b w:val="0"/>
          <w:sz w:val="19"/>
          <w:szCs w:val="19"/>
        </w:rPr>
        <w:t xml:space="preserve"> determined using </w:t>
      </w:r>
      <w:proofErr w:type="spellStart"/>
      <w:r>
        <w:rPr>
          <w:rFonts w:eastAsia="Times New Roman" w:cs="Times New Roman"/>
          <w:b w:val="0"/>
          <w:sz w:val="19"/>
          <w:szCs w:val="19"/>
        </w:rPr>
        <w:t>meltR.A</w:t>
      </w:r>
      <w:proofErr w:type="spellEnd"/>
      <w:r>
        <w:rPr>
          <w:rFonts w:eastAsia="Times New Roman" w:cs="Times New Roman"/>
          <w:b w:val="0"/>
          <w:sz w:val="19"/>
          <w:szCs w:val="19"/>
        </w:rPr>
        <w:t xml:space="preserve"> followed by the </w:t>
      </w:r>
      <w:proofErr w:type="spellStart"/>
      <w:r>
        <w:rPr>
          <w:rFonts w:eastAsia="Times New Roman" w:cs="Times New Roman"/>
          <w:b w:val="0"/>
          <w:sz w:val="19"/>
          <w:szCs w:val="19"/>
        </w:rPr>
        <w:t>BLtrimmer</w:t>
      </w:r>
      <w:proofErr w:type="spellEnd"/>
      <w:r>
        <w:rPr>
          <w:rFonts w:eastAsia="Times New Roman" w:cs="Times New Roman"/>
          <w:b w:val="0"/>
          <w:sz w:val="19"/>
          <w:szCs w:val="19"/>
        </w:rPr>
        <w:t xml:space="preserve"> to fit modeled data, versus the known ΔH°. Error bars are the same as A. </w:t>
      </w:r>
      <w:r>
        <w:rPr>
          <w:rFonts w:eastAsia="Times New Roman" w:cs="Times New Roman"/>
          <w:bCs/>
          <w:sz w:val="19"/>
          <w:szCs w:val="19"/>
        </w:rPr>
        <w:t>(D)</w:t>
      </w:r>
      <w:r>
        <w:rPr>
          <w:rFonts w:eastAsia="Times New Roman" w:cs="Times New Roman"/>
          <w:b w:val="0"/>
          <w:sz w:val="19"/>
          <w:szCs w:val="19"/>
        </w:rPr>
        <w:t xml:space="preserve"> T</w:t>
      </w:r>
      <w:r>
        <w:rPr>
          <w:rFonts w:eastAsia="Times New Roman" w:cs="Times New Roman"/>
          <w:b w:val="0"/>
          <w:sz w:val="19"/>
          <w:szCs w:val="19"/>
          <w:vertAlign w:val="subscript"/>
        </w:rPr>
        <w:t>m</w:t>
      </w:r>
      <w:r>
        <w:rPr>
          <w:rFonts w:eastAsia="Times New Roman" w:cs="Times New Roman"/>
          <w:b w:val="0"/>
          <w:sz w:val="19"/>
          <w:szCs w:val="19"/>
        </w:rPr>
        <w:t xml:space="preserve"> at 0.1 mM determined using </w:t>
      </w:r>
      <w:proofErr w:type="spellStart"/>
      <w:r>
        <w:rPr>
          <w:rFonts w:eastAsia="Times New Roman" w:cs="Times New Roman"/>
          <w:b w:val="0"/>
          <w:sz w:val="19"/>
          <w:szCs w:val="19"/>
        </w:rPr>
        <w:t>meltR.A</w:t>
      </w:r>
      <w:proofErr w:type="spellEnd"/>
      <w:r>
        <w:rPr>
          <w:rFonts w:eastAsia="Times New Roman" w:cs="Times New Roman"/>
          <w:b w:val="0"/>
          <w:sz w:val="19"/>
          <w:szCs w:val="19"/>
        </w:rPr>
        <w:t xml:space="preserve"> followed by the </w:t>
      </w:r>
      <w:proofErr w:type="spellStart"/>
      <w:r>
        <w:rPr>
          <w:rFonts w:eastAsia="Times New Roman" w:cs="Times New Roman"/>
          <w:b w:val="0"/>
          <w:sz w:val="19"/>
          <w:szCs w:val="19"/>
        </w:rPr>
        <w:t>BLtrimmer</w:t>
      </w:r>
      <w:proofErr w:type="spellEnd"/>
      <w:r>
        <w:rPr>
          <w:rFonts w:eastAsia="Times New Roman" w:cs="Times New Roman"/>
          <w:b w:val="0"/>
          <w:sz w:val="19"/>
          <w:szCs w:val="19"/>
        </w:rPr>
        <w:t xml:space="preserve"> to fit modeled data, versus the known ΔH°. Error bars are the same as A.</w:t>
      </w:r>
      <w:r>
        <w:br w:type="page"/>
      </w:r>
    </w:p>
    <w:p w14:paraId="58D8F0CE" w14:textId="77777777" w:rsidR="00DC6668" w:rsidRDefault="00000000">
      <w:pPr>
        <w:pStyle w:val="Heading1"/>
        <w:jc w:val="both"/>
      </w:pPr>
      <w:bookmarkStart w:id="74" w:name="__RefHeading___Toc99308_3449495920"/>
      <w:bookmarkStart w:id="75" w:name="_Toc108513679"/>
      <w:bookmarkStart w:id="76" w:name="_Toc111794072"/>
      <w:bookmarkEnd w:id="74"/>
      <w:r>
        <w:lastRenderedPageBreak/>
        <w:t>Supplementary information tables</w:t>
      </w:r>
      <w:bookmarkEnd w:id="75"/>
      <w:bookmarkEnd w:id="76"/>
    </w:p>
    <w:p w14:paraId="159AE8FA" w14:textId="77777777" w:rsidR="00DC6668" w:rsidRDefault="00DC6668">
      <w:pPr>
        <w:jc w:val="both"/>
      </w:pPr>
    </w:p>
    <w:p w14:paraId="72E88600" w14:textId="49612264" w:rsidR="00DC6668" w:rsidRDefault="00000000">
      <w:pPr>
        <w:jc w:val="both"/>
      </w:pPr>
      <w:bookmarkStart w:id="77" w:name="_Toc1117940732"/>
      <w:bookmarkStart w:id="78" w:name="_Toc1085136802"/>
      <w:r>
        <w:rPr>
          <w:rStyle w:val="Heading3Char"/>
        </w:rPr>
        <w:t>SI Table 1</w:t>
      </w:r>
      <w:bookmarkEnd w:id="77"/>
      <w:bookmarkEnd w:id="78"/>
      <w:ins w:id="79" w:author="Sebastian Arteaga" w:date="2022-10-05T16:35:00Z">
        <w:r w:rsidR="00B54295">
          <w:rPr>
            <w:rStyle w:val="Heading3Char"/>
            <w:b w:val="0"/>
          </w:rPr>
          <w:t>.</w:t>
        </w:r>
      </w:ins>
      <w:del w:id="80" w:author="Sebastian Arteaga" w:date="2022-10-05T16:35:00Z">
        <w:r w:rsidDel="00B54295">
          <w:rPr>
            <w:rStyle w:val="Heading3Char"/>
            <w:b w:val="0"/>
          </w:rPr>
          <w:delText xml:space="preserve"> </w:delText>
        </w:r>
      </w:del>
      <w:r>
        <w:rPr>
          <w:rStyle w:val="Heading3Char"/>
          <w:b w:val="0"/>
        </w:rPr>
        <w:t xml:space="preserve"> </w:t>
      </w:r>
      <w:proofErr w:type="spellStart"/>
      <w:r>
        <w:rPr>
          <w:rStyle w:val="Heading3Char"/>
          <w:b w:val="0"/>
        </w:rPr>
        <w:t>Precanned</w:t>
      </w:r>
      <w:proofErr w:type="spellEnd"/>
      <w:r>
        <w:rPr>
          <w:rStyle w:val="Heading3Char"/>
          <w:b w:val="0"/>
        </w:rPr>
        <w:t xml:space="preserve"> </w:t>
      </w:r>
      <w:proofErr w:type="spellStart"/>
      <w:r>
        <w:rPr>
          <w:rStyle w:val="Heading3Char"/>
          <w:b w:val="0"/>
        </w:rPr>
        <w:t>BLtrimmer</w:t>
      </w:r>
      <w:proofErr w:type="spellEnd"/>
      <w:r>
        <w:rPr>
          <w:rStyle w:val="Heading3Char"/>
          <w:b w:val="0"/>
        </w:rPr>
        <w:t xml:space="preserve"> results table are written as a comma separated value file.</w:t>
      </w:r>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1038"/>
        <w:gridCol w:w="761"/>
        <w:gridCol w:w="1351"/>
        <w:gridCol w:w="809"/>
        <w:gridCol w:w="1350"/>
        <w:gridCol w:w="806"/>
        <w:gridCol w:w="1271"/>
        <w:gridCol w:w="716"/>
        <w:gridCol w:w="1258"/>
      </w:tblGrid>
      <w:tr w:rsidR="00DC6668" w14:paraId="31AD1CD6" w14:textId="77777777">
        <w:trPr>
          <w:trHeight w:val="256"/>
        </w:trPr>
        <w:tc>
          <w:tcPr>
            <w:tcW w:w="1037" w:type="dxa"/>
            <w:tcBorders>
              <w:top w:val="single" w:sz="4" w:space="0" w:color="000000"/>
              <w:bottom w:val="single" w:sz="4" w:space="0" w:color="000000"/>
            </w:tcBorders>
            <w:vAlign w:val="center"/>
          </w:tcPr>
          <w:p w14:paraId="5D699D44" w14:textId="77777777" w:rsidR="00DC6668" w:rsidRDefault="00000000">
            <w:pPr>
              <w:jc w:val="center"/>
            </w:pPr>
            <w:r>
              <w:rPr>
                <w:rStyle w:val="Heading3Char"/>
                <w:b w:val="0"/>
                <w:sz w:val="14"/>
                <w:szCs w:val="14"/>
              </w:rPr>
              <w:t>Method</w:t>
            </w:r>
          </w:p>
        </w:tc>
        <w:tc>
          <w:tcPr>
            <w:tcW w:w="761" w:type="dxa"/>
            <w:tcBorders>
              <w:top w:val="single" w:sz="4" w:space="0" w:color="000000"/>
              <w:left w:val="single" w:sz="4" w:space="0" w:color="000000"/>
              <w:bottom w:val="single" w:sz="4" w:space="0" w:color="000000"/>
            </w:tcBorders>
            <w:vAlign w:val="center"/>
          </w:tcPr>
          <w:p w14:paraId="37C32FDE" w14:textId="77777777" w:rsidR="00DC6668" w:rsidRDefault="00000000">
            <w:pPr>
              <w:jc w:val="center"/>
              <w:rPr>
                <w:sz w:val="14"/>
                <w:szCs w:val="14"/>
              </w:rPr>
            </w:pPr>
            <w:r>
              <w:rPr>
                <w:sz w:val="14"/>
                <w:szCs w:val="14"/>
              </w:rPr>
              <w:t>ΔH°</w:t>
            </w:r>
            <w:r>
              <w:rPr>
                <w:sz w:val="14"/>
                <w:szCs w:val="14"/>
              </w:rPr>
              <w:br/>
              <w:t>(kcal/mol)</w:t>
            </w:r>
          </w:p>
        </w:tc>
        <w:tc>
          <w:tcPr>
            <w:tcW w:w="1351" w:type="dxa"/>
            <w:tcBorders>
              <w:top w:val="single" w:sz="4" w:space="0" w:color="000000"/>
              <w:bottom w:val="single" w:sz="4" w:space="0" w:color="000000"/>
              <w:right w:val="single" w:sz="4" w:space="0" w:color="000000"/>
            </w:tcBorders>
            <w:vAlign w:val="center"/>
          </w:tcPr>
          <w:p w14:paraId="56101C48" w14:textId="77777777" w:rsidR="00DC6668" w:rsidRDefault="00000000">
            <w:pPr>
              <w:jc w:val="center"/>
              <w:rPr>
                <w:sz w:val="14"/>
                <w:szCs w:val="14"/>
              </w:rPr>
            </w:pPr>
            <w:r>
              <w:rPr>
                <w:sz w:val="14"/>
                <w:szCs w:val="14"/>
              </w:rPr>
              <w:t>ΔH°</w:t>
            </w:r>
          </w:p>
          <w:p w14:paraId="4319DEAE" w14:textId="77777777" w:rsidR="00DC6668" w:rsidRDefault="00000000">
            <w:pPr>
              <w:jc w:val="center"/>
              <w:rPr>
                <w:sz w:val="14"/>
                <w:szCs w:val="14"/>
              </w:rPr>
            </w:pPr>
            <w:r>
              <w:rPr>
                <w:sz w:val="14"/>
                <w:szCs w:val="14"/>
              </w:rPr>
              <w:t>95% confidence</w:t>
            </w:r>
            <w:r>
              <w:rPr>
                <w:sz w:val="14"/>
                <w:szCs w:val="14"/>
              </w:rPr>
              <w:br/>
              <w:t xml:space="preserve"> interval</w:t>
            </w:r>
            <w:r>
              <w:rPr>
                <w:sz w:val="14"/>
                <w:szCs w:val="14"/>
              </w:rPr>
              <w:br/>
              <w:t xml:space="preserve"> (kcal/mol)</w:t>
            </w:r>
          </w:p>
        </w:tc>
        <w:tc>
          <w:tcPr>
            <w:tcW w:w="809" w:type="dxa"/>
            <w:tcBorders>
              <w:top w:val="single" w:sz="4" w:space="0" w:color="000000"/>
              <w:bottom w:val="single" w:sz="4" w:space="0" w:color="000000"/>
            </w:tcBorders>
            <w:vAlign w:val="center"/>
          </w:tcPr>
          <w:p w14:paraId="5280A1F6" w14:textId="7D4A16EA" w:rsidR="00DC6668" w:rsidRDefault="00000000">
            <w:pPr>
              <w:jc w:val="center"/>
              <w:rPr>
                <w:sz w:val="14"/>
                <w:szCs w:val="14"/>
              </w:rPr>
            </w:pPr>
            <w:r>
              <w:rPr>
                <w:sz w:val="14"/>
                <w:szCs w:val="14"/>
              </w:rPr>
              <w:t>ΔS°</w:t>
            </w:r>
            <w:r>
              <w:rPr>
                <w:sz w:val="14"/>
                <w:szCs w:val="14"/>
              </w:rPr>
              <w:br/>
              <w:t>(</w:t>
            </w:r>
            <w:proofErr w:type="spellStart"/>
            <w:r>
              <w:rPr>
                <w:sz w:val="14"/>
                <w:szCs w:val="14"/>
              </w:rPr>
              <w:t>cal</w:t>
            </w:r>
            <w:proofErr w:type="spellEnd"/>
            <w:r>
              <w:rPr>
                <w:sz w:val="14"/>
                <w:szCs w:val="14"/>
              </w:rPr>
              <w:t>/</w:t>
            </w:r>
            <w:proofErr w:type="spellStart"/>
            <w:r>
              <w:rPr>
                <w:sz w:val="14"/>
                <w:szCs w:val="14"/>
              </w:rPr>
              <w:t>mol</w:t>
            </w:r>
            <w:ins w:id="81" w:author="Sebastian Arteaga" w:date="2022-10-05T16:36:00Z">
              <w:r w:rsidR="00B54295">
                <w:rPr>
                  <w:rFonts w:ascii="Segoe UI Historic" w:hAnsi="Segoe UI Historic" w:cs="Segoe UI Historic"/>
                  <w:sz w:val="14"/>
                  <w:szCs w:val="14"/>
                </w:rPr>
                <w:t>᛫</w:t>
              </w:r>
            </w:ins>
            <w:del w:id="82" w:author="Sebastian Arteaga" w:date="2022-10-05T16:36:00Z">
              <w:r w:rsidDel="00B54295">
                <w:rPr>
                  <w:sz w:val="14"/>
                  <w:szCs w:val="14"/>
                </w:rPr>
                <w:delText>/</w:delText>
              </w:r>
            </w:del>
            <w:r>
              <w:rPr>
                <w:sz w:val="14"/>
                <w:szCs w:val="14"/>
              </w:rPr>
              <w:t>K</w:t>
            </w:r>
            <w:proofErr w:type="spellEnd"/>
            <w:r>
              <w:rPr>
                <w:sz w:val="14"/>
                <w:szCs w:val="14"/>
              </w:rPr>
              <w:t>)</w:t>
            </w:r>
          </w:p>
        </w:tc>
        <w:tc>
          <w:tcPr>
            <w:tcW w:w="1350" w:type="dxa"/>
            <w:tcBorders>
              <w:top w:val="single" w:sz="4" w:space="0" w:color="000000"/>
              <w:bottom w:val="single" w:sz="4" w:space="0" w:color="000000"/>
            </w:tcBorders>
            <w:vAlign w:val="center"/>
          </w:tcPr>
          <w:p w14:paraId="2BD231A9" w14:textId="77777777" w:rsidR="00DC6668" w:rsidRDefault="00000000">
            <w:pPr>
              <w:jc w:val="center"/>
              <w:rPr>
                <w:sz w:val="14"/>
                <w:szCs w:val="14"/>
              </w:rPr>
            </w:pPr>
            <w:r>
              <w:rPr>
                <w:sz w:val="14"/>
                <w:szCs w:val="14"/>
              </w:rPr>
              <w:t>ΔS°</w:t>
            </w:r>
          </w:p>
          <w:p w14:paraId="39C7EB53" w14:textId="783A5347" w:rsidR="00DC6668" w:rsidRDefault="00000000">
            <w:pPr>
              <w:jc w:val="center"/>
              <w:rPr>
                <w:sz w:val="14"/>
                <w:szCs w:val="14"/>
              </w:rPr>
            </w:pPr>
            <w:r>
              <w:rPr>
                <w:sz w:val="14"/>
                <w:szCs w:val="14"/>
              </w:rPr>
              <w:t>95% confidence</w:t>
            </w:r>
            <w:r>
              <w:rPr>
                <w:sz w:val="14"/>
                <w:szCs w:val="14"/>
              </w:rPr>
              <w:br/>
              <w:t>interval</w:t>
            </w:r>
            <w:r>
              <w:rPr>
                <w:sz w:val="14"/>
                <w:szCs w:val="14"/>
              </w:rPr>
              <w:br/>
              <w:t xml:space="preserve"> (</w:t>
            </w:r>
            <w:proofErr w:type="spellStart"/>
            <w:r>
              <w:rPr>
                <w:sz w:val="14"/>
                <w:szCs w:val="14"/>
              </w:rPr>
              <w:t>cal</w:t>
            </w:r>
            <w:proofErr w:type="spellEnd"/>
            <w:r>
              <w:rPr>
                <w:sz w:val="14"/>
                <w:szCs w:val="14"/>
              </w:rPr>
              <w:t>/</w:t>
            </w:r>
            <w:proofErr w:type="spellStart"/>
            <w:r>
              <w:rPr>
                <w:sz w:val="14"/>
                <w:szCs w:val="14"/>
              </w:rPr>
              <w:t>mol</w:t>
            </w:r>
            <w:ins w:id="83" w:author="Sebastian Arteaga" w:date="2022-10-05T16:36:00Z">
              <w:r w:rsidR="00B54295">
                <w:rPr>
                  <w:rFonts w:ascii="Segoe UI Historic" w:hAnsi="Segoe UI Historic" w:cs="Segoe UI Historic"/>
                  <w:sz w:val="14"/>
                  <w:szCs w:val="14"/>
                </w:rPr>
                <w:t>᛫</w:t>
              </w:r>
            </w:ins>
            <w:del w:id="84" w:author="Sebastian Arteaga" w:date="2022-10-05T16:36:00Z">
              <w:r w:rsidDel="00B54295">
                <w:rPr>
                  <w:sz w:val="14"/>
                  <w:szCs w:val="14"/>
                </w:rPr>
                <w:delText>/</w:delText>
              </w:r>
            </w:del>
            <w:r>
              <w:rPr>
                <w:sz w:val="14"/>
                <w:szCs w:val="14"/>
              </w:rPr>
              <w:t>K</w:t>
            </w:r>
            <w:proofErr w:type="spellEnd"/>
            <w:r>
              <w:rPr>
                <w:sz w:val="14"/>
                <w:szCs w:val="14"/>
              </w:rPr>
              <w:t>)</w:t>
            </w:r>
          </w:p>
        </w:tc>
        <w:tc>
          <w:tcPr>
            <w:tcW w:w="806" w:type="dxa"/>
            <w:tcBorders>
              <w:top w:val="single" w:sz="4" w:space="0" w:color="000000"/>
              <w:left w:val="single" w:sz="4" w:space="0" w:color="000000"/>
              <w:bottom w:val="single" w:sz="4" w:space="0" w:color="000000"/>
            </w:tcBorders>
            <w:vAlign w:val="center"/>
          </w:tcPr>
          <w:p w14:paraId="459B9B34" w14:textId="77777777" w:rsidR="00DC6668" w:rsidRDefault="00000000">
            <w:pPr>
              <w:jc w:val="center"/>
              <w:rPr>
                <w:sz w:val="14"/>
                <w:szCs w:val="14"/>
              </w:rPr>
            </w:pPr>
            <w:r>
              <w:rPr>
                <w:sz w:val="14"/>
                <w:szCs w:val="14"/>
              </w:rPr>
              <w:t>ΔG°</w:t>
            </w:r>
            <w:r>
              <w:rPr>
                <w:sz w:val="14"/>
                <w:szCs w:val="14"/>
                <w:vertAlign w:val="subscript"/>
              </w:rPr>
              <w:t>37</w:t>
            </w:r>
            <w:r>
              <w:rPr>
                <w:sz w:val="14"/>
                <w:szCs w:val="14"/>
              </w:rPr>
              <w:br/>
              <w:t>(kcal/mol)</w:t>
            </w:r>
          </w:p>
        </w:tc>
        <w:tc>
          <w:tcPr>
            <w:tcW w:w="1271" w:type="dxa"/>
            <w:tcBorders>
              <w:top w:val="single" w:sz="4" w:space="0" w:color="000000"/>
              <w:bottom w:val="single" w:sz="4" w:space="0" w:color="000000"/>
              <w:right w:val="single" w:sz="4" w:space="0" w:color="000000"/>
            </w:tcBorders>
            <w:vAlign w:val="center"/>
          </w:tcPr>
          <w:p w14:paraId="7D9E01BD" w14:textId="77777777" w:rsidR="00DC6668" w:rsidRDefault="00000000">
            <w:pPr>
              <w:jc w:val="center"/>
              <w:rPr>
                <w:sz w:val="14"/>
                <w:szCs w:val="14"/>
              </w:rPr>
            </w:pPr>
            <w:r>
              <w:rPr>
                <w:sz w:val="14"/>
                <w:szCs w:val="14"/>
              </w:rPr>
              <w:t>ΔG°</w:t>
            </w:r>
            <w:r>
              <w:rPr>
                <w:sz w:val="14"/>
                <w:szCs w:val="14"/>
                <w:vertAlign w:val="subscript"/>
              </w:rPr>
              <w:t>37</w:t>
            </w:r>
          </w:p>
          <w:p w14:paraId="31B5A66C" w14:textId="77777777" w:rsidR="00DC6668" w:rsidRDefault="00000000">
            <w:pPr>
              <w:jc w:val="center"/>
              <w:rPr>
                <w:sz w:val="14"/>
                <w:szCs w:val="14"/>
              </w:rPr>
            </w:pPr>
            <w:r>
              <w:rPr>
                <w:sz w:val="14"/>
                <w:szCs w:val="14"/>
              </w:rPr>
              <w:t>95% confidence</w:t>
            </w:r>
            <w:r>
              <w:rPr>
                <w:sz w:val="14"/>
                <w:szCs w:val="14"/>
              </w:rPr>
              <w:br/>
              <w:t>interval</w:t>
            </w:r>
            <w:r>
              <w:rPr>
                <w:sz w:val="14"/>
                <w:szCs w:val="14"/>
              </w:rPr>
              <w:br/>
              <w:t xml:space="preserve"> (kcal/mol)</w:t>
            </w:r>
          </w:p>
        </w:tc>
        <w:tc>
          <w:tcPr>
            <w:tcW w:w="716" w:type="dxa"/>
            <w:tcBorders>
              <w:top w:val="single" w:sz="4" w:space="0" w:color="000000"/>
              <w:bottom w:val="single" w:sz="4" w:space="0" w:color="000000"/>
            </w:tcBorders>
            <w:vAlign w:val="center"/>
          </w:tcPr>
          <w:p w14:paraId="20BE5354" w14:textId="77777777" w:rsidR="00DC6668" w:rsidRDefault="00000000">
            <w:pPr>
              <w:jc w:val="center"/>
              <w:rPr>
                <w:sz w:val="14"/>
                <w:szCs w:val="14"/>
              </w:rPr>
            </w:pPr>
            <w:proofErr w:type="spellStart"/>
            <w:r>
              <w:rPr>
                <w:sz w:val="14"/>
                <w:szCs w:val="14"/>
              </w:rPr>
              <w:t>T</w:t>
            </w:r>
            <w:r>
              <w:rPr>
                <w:sz w:val="14"/>
                <w:szCs w:val="14"/>
                <w:vertAlign w:val="subscript"/>
              </w:rPr>
              <w:t>m</w:t>
            </w:r>
            <w:r>
              <w:rPr>
                <w:sz w:val="14"/>
                <w:szCs w:val="14"/>
                <w:vertAlign w:val="superscript"/>
              </w:rPr>
              <w:t>a</w:t>
            </w:r>
            <w:proofErr w:type="spellEnd"/>
            <w:r>
              <w:rPr>
                <w:sz w:val="14"/>
                <w:szCs w:val="14"/>
              </w:rPr>
              <w:br/>
              <w:t>(°C)</w:t>
            </w:r>
          </w:p>
        </w:tc>
        <w:tc>
          <w:tcPr>
            <w:tcW w:w="1258" w:type="dxa"/>
            <w:tcBorders>
              <w:top w:val="single" w:sz="4" w:space="0" w:color="000000"/>
              <w:bottom w:val="single" w:sz="4" w:space="0" w:color="000000"/>
            </w:tcBorders>
            <w:vAlign w:val="center"/>
          </w:tcPr>
          <w:p w14:paraId="408F8C0A" w14:textId="77777777" w:rsidR="00DC6668" w:rsidRDefault="00000000">
            <w:pPr>
              <w:jc w:val="center"/>
              <w:rPr>
                <w:sz w:val="14"/>
                <w:szCs w:val="14"/>
              </w:rPr>
            </w:pPr>
            <w:proofErr w:type="spellStart"/>
            <w:r>
              <w:rPr>
                <w:sz w:val="14"/>
                <w:szCs w:val="14"/>
              </w:rPr>
              <w:t>T</w:t>
            </w:r>
            <w:r>
              <w:rPr>
                <w:sz w:val="14"/>
                <w:szCs w:val="14"/>
                <w:vertAlign w:val="subscript"/>
              </w:rPr>
              <w:t>m</w:t>
            </w:r>
            <w:r>
              <w:rPr>
                <w:sz w:val="14"/>
                <w:szCs w:val="14"/>
                <w:vertAlign w:val="superscript"/>
              </w:rPr>
              <w:t>a</w:t>
            </w:r>
            <w:proofErr w:type="spellEnd"/>
          </w:p>
          <w:p w14:paraId="5DFC4342" w14:textId="77777777" w:rsidR="00DC6668" w:rsidRDefault="00000000">
            <w:pPr>
              <w:jc w:val="center"/>
              <w:rPr>
                <w:sz w:val="14"/>
                <w:szCs w:val="14"/>
              </w:rPr>
            </w:pPr>
            <w:r>
              <w:rPr>
                <w:sz w:val="14"/>
                <w:szCs w:val="14"/>
              </w:rPr>
              <w:t>95% confidence</w:t>
            </w:r>
            <w:r>
              <w:rPr>
                <w:sz w:val="14"/>
                <w:szCs w:val="14"/>
              </w:rPr>
              <w:br/>
              <w:t>interval</w:t>
            </w:r>
            <w:r>
              <w:rPr>
                <w:sz w:val="14"/>
                <w:szCs w:val="14"/>
              </w:rPr>
              <w:br/>
              <w:t xml:space="preserve"> (°C)</w:t>
            </w:r>
          </w:p>
        </w:tc>
      </w:tr>
      <w:tr w:rsidR="00DC6668" w14:paraId="1B37D542" w14:textId="77777777">
        <w:trPr>
          <w:trHeight w:val="256"/>
        </w:trPr>
        <w:tc>
          <w:tcPr>
            <w:tcW w:w="1037" w:type="dxa"/>
            <w:tcBorders>
              <w:top w:val="single" w:sz="4" w:space="0" w:color="000000"/>
              <w:bottom w:val="single" w:sz="4" w:space="0" w:color="000000"/>
            </w:tcBorders>
            <w:vAlign w:val="center"/>
          </w:tcPr>
          <w:p w14:paraId="5937F9C2" w14:textId="77777777" w:rsidR="00DC6668" w:rsidRDefault="00000000">
            <w:pPr>
              <w:jc w:val="center"/>
              <w:rPr>
                <w:sz w:val="14"/>
                <w:szCs w:val="14"/>
              </w:rPr>
            </w:pPr>
            <w:r>
              <w:rPr>
                <w:sz w:val="14"/>
                <w:szCs w:val="14"/>
              </w:rPr>
              <w:t>1 individual fits</w:t>
            </w:r>
          </w:p>
        </w:tc>
        <w:tc>
          <w:tcPr>
            <w:tcW w:w="761" w:type="dxa"/>
            <w:tcBorders>
              <w:top w:val="single" w:sz="4" w:space="0" w:color="000000"/>
              <w:left w:val="single" w:sz="4" w:space="0" w:color="000000"/>
              <w:bottom w:val="single" w:sz="4" w:space="0" w:color="000000"/>
            </w:tcBorders>
            <w:vAlign w:val="center"/>
          </w:tcPr>
          <w:p w14:paraId="53757446" w14:textId="77777777" w:rsidR="00DC6668" w:rsidRDefault="00000000">
            <w:pPr>
              <w:jc w:val="center"/>
              <w:rPr>
                <w:sz w:val="14"/>
                <w:szCs w:val="14"/>
              </w:rPr>
            </w:pPr>
            <w:r>
              <w:rPr>
                <w:sz w:val="14"/>
                <w:szCs w:val="14"/>
              </w:rPr>
              <w:t>-57.03</w:t>
            </w:r>
          </w:p>
        </w:tc>
        <w:tc>
          <w:tcPr>
            <w:tcW w:w="1351" w:type="dxa"/>
            <w:tcBorders>
              <w:top w:val="single" w:sz="4" w:space="0" w:color="000000"/>
              <w:bottom w:val="single" w:sz="4" w:space="0" w:color="000000"/>
              <w:right w:val="single" w:sz="4" w:space="0" w:color="000000"/>
            </w:tcBorders>
            <w:vAlign w:val="center"/>
          </w:tcPr>
          <w:p w14:paraId="5BFA7160" w14:textId="77777777" w:rsidR="00DC6668" w:rsidRDefault="00000000">
            <w:pPr>
              <w:jc w:val="center"/>
              <w:rPr>
                <w:sz w:val="14"/>
                <w:szCs w:val="14"/>
              </w:rPr>
            </w:pPr>
            <w:r>
              <w:rPr>
                <w:sz w:val="14"/>
                <w:szCs w:val="14"/>
              </w:rPr>
              <w:t>-58.66 to -55.08</w:t>
            </w:r>
          </w:p>
        </w:tc>
        <w:tc>
          <w:tcPr>
            <w:tcW w:w="809" w:type="dxa"/>
            <w:tcBorders>
              <w:top w:val="single" w:sz="4" w:space="0" w:color="000000"/>
              <w:bottom w:val="single" w:sz="4" w:space="0" w:color="000000"/>
            </w:tcBorders>
            <w:vAlign w:val="center"/>
          </w:tcPr>
          <w:p w14:paraId="31DC68CF" w14:textId="77777777" w:rsidR="00DC6668" w:rsidRDefault="00000000">
            <w:pPr>
              <w:jc w:val="center"/>
              <w:rPr>
                <w:sz w:val="14"/>
                <w:szCs w:val="14"/>
              </w:rPr>
            </w:pPr>
            <w:r>
              <w:rPr>
                <w:sz w:val="14"/>
                <w:szCs w:val="14"/>
              </w:rPr>
              <w:t>-161.73</w:t>
            </w:r>
          </w:p>
        </w:tc>
        <w:tc>
          <w:tcPr>
            <w:tcW w:w="1350" w:type="dxa"/>
            <w:tcBorders>
              <w:top w:val="single" w:sz="4" w:space="0" w:color="000000"/>
              <w:bottom w:val="single" w:sz="4" w:space="0" w:color="000000"/>
            </w:tcBorders>
            <w:vAlign w:val="center"/>
          </w:tcPr>
          <w:p w14:paraId="6FADAD7B" w14:textId="77777777" w:rsidR="00DC6668" w:rsidRDefault="00000000">
            <w:pPr>
              <w:jc w:val="center"/>
              <w:rPr>
                <w:sz w:val="14"/>
                <w:szCs w:val="14"/>
              </w:rPr>
            </w:pPr>
            <w:r>
              <w:rPr>
                <w:sz w:val="14"/>
                <w:szCs w:val="14"/>
              </w:rPr>
              <w:t>-166.82 to -155.52</w:t>
            </w:r>
          </w:p>
        </w:tc>
        <w:tc>
          <w:tcPr>
            <w:tcW w:w="806" w:type="dxa"/>
            <w:tcBorders>
              <w:top w:val="single" w:sz="4" w:space="0" w:color="000000"/>
              <w:left w:val="single" w:sz="4" w:space="0" w:color="000000"/>
              <w:bottom w:val="single" w:sz="4" w:space="0" w:color="000000"/>
            </w:tcBorders>
            <w:vAlign w:val="center"/>
          </w:tcPr>
          <w:p w14:paraId="74E5312E" w14:textId="77777777" w:rsidR="00DC6668" w:rsidRDefault="00000000">
            <w:pPr>
              <w:jc w:val="center"/>
              <w:rPr>
                <w:sz w:val="14"/>
                <w:szCs w:val="14"/>
              </w:rPr>
            </w:pPr>
            <w:r>
              <w:rPr>
                <w:sz w:val="14"/>
                <w:szCs w:val="14"/>
              </w:rPr>
              <w:t>-6.87</w:t>
            </w:r>
          </w:p>
        </w:tc>
        <w:tc>
          <w:tcPr>
            <w:tcW w:w="1271" w:type="dxa"/>
            <w:tcBorders>
              <w:top w:val="single" w:sz="4" w:space="0" w:color="000000"/>
              <w:bottom w:val="single" w:sz="4" w:space="0" w:color="000000"/>
              <w:right w:val="single" w:sz="4" w:space="0" w:color="000000"/>
            </w:tcBorders>
            <w:vAlign w:val="center"/>
          </w:tcPr>
          <w:p w14:paraId="179CA853" w14:textId="77777777" w:rsidR="00DC6668" w:rsidRDefault="00000000">
            <w:pPr>
              <w:jc w:val="center"/>
              <w:rPr>
                <w:sz w:val="14"/>
                <w:szCs w:val="14"/>
              </w:rPr>
            </w:pPr>
            <w:r>
              <w:rPr>
                <w:sz w:val="14"/>
                <w:szCs w:val="14"/>
              </w:rPr>
              <w:t>-6.91 to -6.84</w:t>
            </w:r>
          </w:p>
        </w:tc>
        <w:tc>
          <w:tcPr>
            <w:tcW w:w="716" w:type="dxa"/>
            <w:tcBorders>
              <w:top w:val="single" w:sz="4" w:space="0" w:color="000000"/>
              <w:bottom w:val="single" w:sz="4" w:space="0" w:color="000000"/>
            </w:tcBorders>
            <w:vAlign w:val="center"/>
          </w:tcPr>
          <w:p w14:paraId="6FF2404E" w14:textId="77777777" w:rsidR="00DC6668" w:rsidRDefault="00000000">
            <w:pPr>
              <w:jc w:val="center"/>
              <w:rPr>
                <w:sz w:val="14"/>
                <w:szCs w:val="14"/>
              </w:rPr>
            </w:pPr>
            <w:r>
              <w:rPr>
                <w:sz w:val="14"/>
                <w:szCs w:val="14"/>
              </w:rPr>
              <w:t>43.63</w:t>
            </w:r>
          </w:p>
        </w:tc>
        <w:tc>
          <w:tcPr>
            <w:tcW w:w="1258" w:type="dxa"/>
            <w:tcBorders>
              <w:top w:val="single" w:sz="4" w:space="0" w:color="000000"/>
              <w:bottom w:val="single" w:sz="4" w:space="0" w:color="000000"/>
            </w:tcBorders>
            <w:vAlign w:val="center"/>
          </w:tcPr>
          <w:p w14:paraId="3B99ED77" w14:textId="77777777" w:rsidR="00DC6668" w:rsidRDefault="00000000">
            <w:pPr>
              <w:jc w:val="center"/>
              <w:rPr>
                <w:sz w:val="14"/>
                <w:szCs w:val="14"/>
              </w:rPr>
            </w:pPr>
            <w:r>
              <w:rPr>
                <w:sz w:val="14"/>
                <w:szCs w:val="14"/>
              </w:rPr>
              <w:t>43.34 to 43.84</w:t>
            </w:r>
          </w:p>
        </w:tc>
      </w:tr>
      <w:tr w:rsidR="00DC6668" w14:paraId="5DD0E435" w14:textId="77777777">
        <w:trPr>
          <w:trHeight w:val="256"/>
        </w:trPr>
        <w:tc>
          <w:tcPr>
            <w:tcW w:w="1037" w:type="dxa"/>
            <w:tcBorders>
              <w:bottom w:val="single" w:sz="4" w:space="0" w:color="000000"/>
            </w:tcBorders>
            <w:vAlign w:val="center"/>
          </w:tcPr>
          <w:p w14:paraId="47FD1573" w14:textId="77777777" w:rsidR="00DC6668" w:rsidRDefault="00000000">
            <w:pPr>
              <w:jc w:val="center"/>
              <w:rPr>
                <w:sz w:val="14"/>
                <w:szCs w:val="14"/>
              </w:rPr>
            </w:pPr>
            <w:r>
              <w:rPr>
                <w:sz w:val="14"/>
                <w:szCs w:val="14"/>
              </w:rPr>
              <w:t xml:space="preserve">2 Tm versus </w:t>
            </w:r>
            <w:proofErr w:type="gramStart"/>
            <w:r>
              <w:rPr>
                <w:sz w:val="14"/>
                <w:szCs w:val="14"/>
              </w:rPr>
              <w:t>ln[</w:t>
            </w:r>
            <w:proofErr w:type="gramEnd"/>
            <w:r>
              <w:rPr>
                <w:sz w:val="14"/>
                <w:szCs w:val="14"/>
              </w:rPr>
              <w:t>Ct]</w:t>
            </w:r>
          </w:p>
        </w:tc>
        <w:tc>
          <w:tcPr>
            <w:tcW w:w="761" w:type="dxa"/>
            <w:tcBorders>
              <w:left w:val="single" w:sz="4" w:space="0" w:color="000000"/>
              <w:bottom w:val="single" w:sz="4" w:space="0" w:color="000000"/>
            </w:tcBorders>
            <w:vAlign w:val="center"/>
          </w:tcPr>
          <w:p w14:paraId="532CB9C3" w14:textId="77777777" w:rsidR="00DC6668" w:rsidRDefault="00000000">
            <w:pPr>
              <w:jc w:val="center"/>
              <w:rPr>
                <w:sz w:val="14"/>
                <w:szCs w:val="14"/>
              </w:rPr>
            </w:pPr>
            <w:r>
              <w:rPr>
                <w:sz w:val="14"/>
                <w:szCs w:val="14"/>
              </w:rPr>
              <w:t>-57.2</w:t>
            </w:r>
          </w:p>
        </w:tc>
        <w:tc>
          <w:tcPr>
            <w:tcW w:w="1351" w:type="dxa"/>
            <w:tcBorders>
              <w:bottom w:val="single" w:sz="4" w:space="0" w:color="000000"/>
              <w:right w:val="single" w:sz="4" w:space="0" w:color="000000"/>
            </w:tcBorders>
            <w:vAlign w:val="center"/>
          </w:tcPr>
          <w:p w14:paraId="75DF57A3" w14:textId="77777777" w:rsidR="00DC6668" w:rsidRDefault="00000000">
            <w:pPr>
              <w:jc w:val="center"/>
              <w:rPr>
                <w:sz w:val="14"/>
                <w:szCs w:val="14"/>
              </w:rPr>
            </w:pPr>
            <w:r>
              <w:rPr>
                <w:sz w:val="14"/>
                <w:szCs w:val="14"/>
              </w:rPr>
              <w:t>-58.75 to -54.69</w:t>
            </w:r>
          </w:p>
        </w:tc>
        <w:tc>
          <w:tcPr>
            <w:tcW w:w="809" w:type="dxa"/>
            <w:tcBorders>
              <w:bottom w:val="single" w:sz="4" w:space="0" w:color="000000"/>
            </w:tcBorders>
            <w:vAlign w:val="center"/>
          </w:tcPr>
          <w:p w14:paraId="1431F457" w14:textId="77777777" w:rsidR="00DC6668" w:rsidRDefault="00000000">
            <w:pPr>
              <w:jc w:val="center"/>
              <w:rPr>
                <w:sz w:val="14"/>
                <w:szCs w:val="14"/>
              </w:rPr>
            </w:pPr>
            <w:r>
              <w:rPr>
                <w:sz w:val="14"/>
                <w:szCs w:val="14"/>
              </w:rPr>
              <w:t>-162.27</w:t>
            </w:r>
          </w:p>
        </w:tc>
        <w:tc>
          <w:tcPr>
            <w:tcW w:w="1350" w:type="dxa"/>
            <w:tcBorders>
              <w:bottom w:val="single" w:sz="4" w:space="0" w:color="000000"/>
            </w:tcBorders>
            <w:vAlign w:val="center"/>
          </w:tcPr>
          <w:p w14:paraId="5B776547" w14:textId="77777777" w:rsidR="00DC6668" w:rsidRDefault="00000000">
            <w:pPr>
              <w:jc w:val="center"/>
              <w:rPr>
                <w:sz w:val="14"/>
                <w:szCs w:val="14"/>
              </w:rPr>
            </w:pPr>
            <w:r>
              <w:rPr>
                <w:sz w:val="14"/>
                <w:szCs w:val="14"/>
              </w:rPr>
              <w:t>-167.23 to -154.31</w:t>
            </w:r>
          </w:p>
        </w:tc>
        <w:tc>
          <w:tcPr>
            <w:tcW w:w="806" w:type="dxa"/>
            <w:tcBorders>
              <w:left w:val="single" w:sz="4" w:space="0" w:color="000000"/>
              <w:bottom w:val="single" w:sz="4" w:space="0" w:color="000000"/>
            </w:tcBorders>
            <w:vAlign w:val="center"/>
          </w:tcPr>
          <w:p w14:paraId="0E752D10" w14:textId="77777777" w:rsidR="00DC6668" w:rsidRDefault="00000000">
            <w:pPr>
              <w:jc w:val="center"/>
              <w:rPr>
                <w:sz w:val="14"/>
                <w:szCs w:val="14"/>
              </w:rPr>
            </w:pPr>
            <w:r>
              <w:rPr>
                <w:sz w:val="14"/>
                <w:szCs w:val="14"/>
              </w:rPr>
              <w:t>-6.87</w:t>
            </w:r>
          </w:p>
        </w:tc>
        <w:tc>
          <w:tcPr>
            <w:tcW w:w="1271" w:type="dxa"/>
            <w:tcBorders>
              <w:bottom w:val="single" w:sz="4" w:space="0" w:color="000000"/>
              <w:right w:val="single" w:sz="4" w:space="0" w:color="000000"/>
            </w:tcBorders>
            <w:vAlign w:val="center"/>
          </w:tcPr>
          <w:p w14:paraId="404E713D" w14:textId="77777777" w:rsidR="00DC6668" w:rsidRDefault="00000000">
            <w:pPr>
              <w:jc w:val="center"/>
              <w:rPr>
                <w:sz w:val="14"/>
                <w:szCs w:val="14"/>
              </w:rPr>
            </w:pPr>
            <w:r>
              <w:rPr>
                <w:sz w:val="14"/>
                <w:szCs w:val="14"/>
              </w:rPr>
              <w:t>-6.9 to -6.83</w:t>
            </w:r>
          </w:p>
        </w:tc>
        <w:tc>
          <w:tcPr>
            <w:tcW w:w="716" w:type="dxa"/>
            <w:tcBorders>
              <w:bottom w:val="single" w:sz="4" w:space="0" w:color="000000"/>
            </w:tcBorders>
            <w:vAlign w:val="center"/>
          </w:tcPr>
          <w:p w14:paraId="1C5B145E" w14:textId="77777777" w:rsidR="00DC6668" w:rsidRDefault="00000000">
            <w:pPr>
              <w:jc w:val="center"/>
              <w:rPr>
                <w:sz w:val="14"/>
                <w:szCs w:val="14"/>
              </w:rPr>
            </w:pPr>
            <w:r>
              <w:rPr>
                <w:sz w:val="14"/>
                <w:szCs w:val="14"/>
              </w:rPr>
              <w:t>43.63</w:t>
            </w:r>
          </w:p>
        </w:tc>
        <w:tc>
          <w:tcPr>
            <w:tcW w:w="1258" w:type="dxa"/>
            <w:tcBorders>
              <w:bottom w:val="single" w:sz="4" w:space="0" w:color="000000"/>
            </w:tcBorders>
            <w:vAlign w:val="center"/>
          </w:tcPr>
          <w:p w14:paraId="6D292081" w14:textId="77777777" w:rsidR="00DC6668" w:rsidRDefault="00000000">
            <w:pPr>
              <w:jc w:val="center"/>
              <w:rPr>
                <w:sz w:val="14"/>
                <w:szCs w:val="14"/>
              </w:rPr>
            </w:pPr>
            <w:r>
              <w:rPr>
                <w:sz w:val="14"/>
                <w:szCs w:val="14"/>
              </w:rPr>
              <w:t>43.45 to 43.86</w:t>
            </w:r>
          </w:p>
        </w:tc>
      </w:tr>
      <w:tr w:rsidR="00DC6668" w14:paraId="333DF0C9" w14:textId="77777777">
        <w:trPr>
          <w:trHeight w:val="256"/>
        </w:trPr>
        <w:tc>
          <w:tcPr>
            <w:tcW w:w="1037" w:type="dxa"/>
            <w:tcBorders>
              <w:bottom w:val="single" w:sz="4" w:space="0" w:color="000000"/>
            </w:tcBorders>
            <w:vAlign w:val="center"/>
          </w:tcPr>
          <w:p w14:paraId="31CF9C19" w14:textId="77777777" w:rsidR="00DC6668" w:rsidRDefault="00000000">
            <w:pPr>
              <w:jc w:val="center"/>
              <w:rPr>
                <w:sz w:val="14"/>
                <w:szCs w:val="14"/>
              </w:rPr>
            </w:pPr>
            <w:r>
              <w:rPr>
                <w:sz w:val="14"/>
                <w:szCs w:val="14"/>
              </w:rPr>
              <w:t xml:space="preserve">3 Global </w:t>
            </w:r>
            <w:proofErr w:type="gramStart"/>
            <w:r>
              <w:rPr>
                <w:sz w:val="14"/>
                <w:szCs w:val="14"/>
              </w:rPr>
              <w:t>fit</w:t>
            </w:r>
            <w:proofErr w:type="gramEnd"/>
          </w:p>
        </w:tc>
        <w:tc>
          <w:tcPr>
            <w:tcW w:w="761" w:type="dxa"/>
            <w:tcBorders>
              <w:left w:val="single" w:sz="4" w:space="0" w:color="000000"/>
              <w:bottom w:val="single" w:sz="4" w:space="0" w:color="000000"/>
            </w:tcBorders>
            <w:vAlign w:val="center"/>
          </w:tcPr>
          <w:p w14:paraId="04A43291" w14:textId="77777777" w:rsidR="00DC6668" w:rsidRDefault="00000000">
            <w:pPr>
              <w:jc w:val="center"/>
              <w:rPr>
                <w:sz w:val="14"/>
                <w:szCs w:val="14"/>
              </w:rPr>
            </w:pPr>
            <w:r>
              <w:rPr>
                <w:sz w:val="14"/>
                <w:szCs w:val="14"/>
              </w:rPr>
              <w:t>-56.89</w:t>
            </w:r>
          </w:p>
        </w:tc>
        <w:tc>
          <w:tcPr>
            <w:tcW w:w="1351" w:type="dxa"/>
            <w:tcBorders>
              <w:bottom w:val="single" w:sz="4" w:space="0" w:color="000000"/>
              <w:right w:val="single" w:sz="4" w:space="0" w:color="000000"/>
            </w:tcBorders>
            <w:vAlign w:val="center"/>
          </w:tcPr>
          <w:p w14:paraId="2A34A318" w14:textId="77777777" w:rsidR="00DC6668" w:rsidRDefault="00000000">
            <w:pPr>
              <w:jc w:val="center"/>
              <w:rPr>
                <w:sz w:val="14"/>
                <w:szCs w:val="14"/>
              </w:rPr>
            </w:pPr>
            <w:r>
              <w:rPr>
                <w:sz w:val="14"/>
                <w:szCs w:val="14"/>
              </w:rPr>
              <w:t>-60.26 to -54.15</w:t>
            </w:r>
          </w:p>
        </w:tc>
        <w:tc>
          <w:tcPr>
            <w:tcW w:w="809" w:type="dxa"/>
            <w:tcBorders>
              <w:bottom w:val="single" w:sz="4" w:space="0" w:color="000000"/>
            </w:tcBorders>
            <w:vAlign w:val="center"/>
          </w:tcPr>
          <w:p w14:paraId="40618EF5" w14:textId="77777777" w:rsidR="00DC6668" w:rsidRDefault="00000000">
            <w:pPr>
              <w:jc w:val="center"/>
              <w:rPr>
                <w:sz w:val="14"/>
                <w:szCs w:val="14"/>
              </w:rPr>
            </w:pPr>
            <w:r>
              <w:rPr>
                <w:sz w:val="14"/>
                <w:szCs w:val="14"/>
              </w:rPr>
              <w:t>-161.08</w:t>
            </w:r>
          </w:p>
        </w:tc>
        <w:tc>
          <w:tcPr>
            <w:tcW w:w="1350" w:type="dxa"/>
            <w:tcBorders>
              <w:bottom w:val="single" w:sz="4" w:space="0" w:color="000000"/>
            </w:tcBorders>
            <w:vAlign w:val="center"/>
          </w:tcPr>
          <w:p w14:paraId="79B63287" w14:textId="77777777" w:rsidR="00DC6668" w:rsidRDefault="00000000">
            <w:pPr>
              <w:jc w:val="center"/>
              <w:rPr>
                <w:sz w:val="14"/>
                <w:szCs w:val="14"/>
              </w:rPr>
            </w:pPr>
            <w:r>
              <w:rPr>
                <w:sz w:val="14"/>
                <w:szCs w:val="14"/>
              </w:rPr>
              <w:t>-171.78 to -152.38</w:t>
            </w:r>
          </w:p>
        </w:tc>
        <w:tc>
          <w:tcPr>
            <w:tcW w:w="806" w:type="dxa"/>
            <w:tcBorders>
              <w:left w:val="single" w:sz="4" w:space="0" w:color="000000"/>
              <w:bottom w:val="single" w:sz="4" w:space="0" w:color="000000"/>
            </w:tcBorders>
            <w:vAlign w:val="center"/>
          </w:tcPr>
          <w:p w14:paraId="5DBD69F7" w14:textId="77777777" w:rsidR="00DC6668" w:rsidRDefault="00000000">
            <w:pPr>
              <w:jc w:val="center"/>
              <w:rPr>
                <w:sz w:val="14"/>
                <w:szCs w:val="14"/>
              </w:rPr>
            </w:pPr>
            <w:r>
              <w:rPr>
                <w:sz w:val="14"/>
                <w:szCs w:val="14"/>
              </w:rPr>
              <w:t>-6.93</w:t>
            </w:r>
          </w:p>
        </w:tc>
        <w:tc>
          <w:tcPr>
            <w:tcW w:w="1271" w:type="dxa"/>
            <w:tcBorders>
              <w:bottom w:val="single" w:sz="4" w:space="0" w:color="000000"/>
              <w:right w:val="single" w:sz="4" w:space="0" w:color="000000"/>
            </w:tcBorders>
            <w:vAlign w:val="center"/>
          </w:tcPr>
          <w:p w14:paraId="46970B90" w14:textId="77777777" w:rsidR="00DC6668" w:rsidRDefault="00000000">
            <w:pPr>
              <w:jc w:val="center"/>
              <w:rPr>
                <w:sz w:val="14"/>
                <w:szCs w:val="14"/>
              </w:rPr>
            </w:pPr>
            <w:r>
              <w:rPr>
                <w:sz w:val="14"/>
                <w:szCs w:val="14"/>
              </w:rPr>
              <w:t>-7.05 to -6.84</w:t>
            </w:r>
          </w:p>
        </w:tc>
        <w:tc>
          <w:tcPr>
            <w:tcW w:w="716" w:type="dxa"/>
            <w:tcBorders>
              <w:bottom w:val="single" w:sz="4" w:space="0" w:color="000000"/>
            </w:tcBorders>
            <w:vAlign w:val="center"/>
          </w:tcPr>
          <w:p w14:paraId="2BA35D32" w14:textId="77777777" w:rsidR="00DC6668" w:rsidRDefault="00000000">
            <w:pPr>
              <w:jc w:val="center"/>
              <w:rPr>
                <w:sz w:val="14"/>
                <w:szCs w:val="14"/>
              </w:rPr>
            </w:pPr>
            <w:r>
              <w:rPr>
                <w:sz w:val="14"/>
                <w:szCs w:val="14"/>
              </w:rPr>
              <w:t>43.99</w:t>
            </w:r>
          </w:p>
        </w:tc>
        <w:tc>
          <w:tcPr>
            <w:tcW w:w="1258" w:type="dxa"/>
            <w:tcBorders>
              <w:bottom w:val="single" w:sz="4" w:space="0" w:color="000000"/>
            </w:tcBorders>
            <w:vAlign w:val="center"/>
          </w:tcPr>
          <w:p w14:paraId="353AFE63" w14:textId="77777777" w:rsidR="00DC6668" w:rsidRDefault="00000000">
            <w:pPr>
              <w:jc w:val="center"/>
              <w:rPr>
                <w:sz w:val="14"/>
                <w:szCs w:val="14"/>
              </w:rPr>
            </w:pPr>
            <w:r>
              <w:rPr>
                <w:sz w:val="14"/>
                <w:szCs w:val="14"/>
              </w:rPr>
              <w:t>43.37 to 44.52</w:t>
            </w:r>
          </w:p>
        </w:tc>
      </w:tr>
    </w:tbl>
    <w:p w14:paraId="6A4B1A2C" w14:textId="77777777" w:rsidR="00DC6668" w:rsidRDefault="00000000">
      <w:pPr>
        <w:sectPr w:rsidR="00DC6668">
          <w:footerReference w:type="default" r:id="rId13"/>
          <w:pgSz w:w="12240" w:h="15840"/>
          <w:pgMar w:top="777" w:right="1440" w:bottom="1440" w:left="1440" w:header="0" w:footer="720" w:gutter="0"/>
          <w:cols w:space="720"/>
          <w:formProt w:val="0"/>
          <w:docGrid w:linePitch="100" w:charSpace="8192"/>
        </w:sectPr>
      </w:pPr>
      <w:proofErr w:type="spellStart"/>
      <w:r>
        <w:rPr>
          <w:rStyle w:val="Heading3Char"/>
          <w:b w:val="0"/>
          <w:vertAlign w:val="superscript"/>
        </w:rPr>
        <w:t>a</w:t>
      </w:r>
      <w:commentRangeStart w:id="85"/>
      <w:r>
        <w:rPr>
          <w:rStyle w:val="Heading3Char"/>
          <w:b w:val="0"/>
        </w:rPr>
        <w:t>Expectation</w:t>
      </w:r>
      <w:commentRangeEnd w:id="85"/>
      <w:proofErr w:type="spellEnd"/>
      <w:r w:rsidR="00B54295">
        <w:rPr>
          <w:rStyle w:val="CommentReference"/>
        </w:rPr>
        <w:commentReference w:id="85"/>
      </w:r>
      <w:r>
        <w:rPr>
          <w:rStyle w:val="Heading3Char"/>
          <w:b w:val="0"/>
        </w:rPr>
        <w:t xml:space="preserve"> maximized T</w:t>
      </w:r>
      <w:r>
        <w:rPr>
          <w:rStyle w:val="Heading3Char"/>
          <w:b w:val="0"/>
          <w:vertAlign w:val="subscript"/>
        </w:rPr>
        <w:t>m</w:t>
      </w:r>
      <w:r>
        <w:rPr>
          <w:rStyle w:val="Heading3Char"/>
          <w:b w:val="0"/>
        </w:rPr>
        <w:t xml:space="preserve"> at a C</w:t>
      </w:r>
      <w:r>
        <w:rPr>
          <w:rStyle w:val="Heading3Char"/>
          <w:b w:val="0"/>
          <w:vertAlign w:val="subscript"/>
        </w:rPr>
        <w:t>t</w:t>
      </w:r>
      <w:r>
        <w:rPr>
          <w:rStyle w:val="Heading3Char"/>
          <w:b w:val="0"/>
        </w:rPr>
        <w:t xml:space="preserve"> of 0.1 </w:t>
      </w:r>
      <w:proofErr w:type="spellStart"/>
      <w:r>
        <w:rPr>
          <w:rStyle w:val="Heading3Char"/>
          <w:b w:val="0"/>
        </w:rPr>
        <w:t>mM.</w:t>
      </w:r>
      <w:proofErr w:type="spellEnd"/>
    </w:p>
    <w:p w14:paraId="5E37EAF1" w14:textId="73623866" w:rsidR="00DC6668" w:rsidRDefault="00000000">
      <w:pPr>
        <w:ind w:left="720"/>
        <w:jc w:val="both"/>
      </w:pPr>
      <w:bookmarkStart w:id="86" w:name="_Toc111794073"/>
      <w:bookmarkStart w:id="87" w:name="_Toc108513680"/>
      <w:r>
        <w:rPr>
          <w:rStyle w:val="Heading3Char"/>
        </w:rPr>
        <w:lastRenderedPageBreak/>
        <w:t>SI Table 2</w:t>
      </w:r>
      <w:bookmarkEnd w:id="86"/>
      <w:bookmarkEnd w:id="87"/>
      <w:ins w:id="88" w:author="Sebastian Arteaga" w:date="2022-10-05T16:36:00Z">
        <w:r w:rsidR="00B54295">
          <w:t>.</w:t>
        </w:r>
      </w:ins>
      <w:del w:id="89" w:author="Sebastian Arteaga" w:date="2022-10-05T16:36:00Z">
        <w:r w:rsidDel="00B54295">
          <w:delText xml:space="preserve"> </w:delText>
        </w:r>
      </w:del>
      <w:r>
        <w:t xml:space="preserve"> </w:t>
      </w:r>
      <w:proofErr w:type="spellStart"/>
      <w:r>
        <w:t>BLtrimmer</w:t>
      </w:r>
      <w:proofErr w:type="spellEnd"/>
      <w:r>
        <w:t xml:space="preserve"> results comparing </w:t>
      </w:r>
      <w:proofErr w:type="spellStart"/>
      <w:r>
        <w:t>MeltR</w:t>
      </w:r>
      <w:proofErr w:type="spellEnd"/>
      <w:r>
        <w:t xml:space="preserve"> methods 1, 2, and 3.</w:t>
      </w:r>
    </w:p>
    <w:tbl>
      <w:tblPr>
        <w:tblW w:w="13566" w:type="dxa"/>
        <w:jc w:val="center"/>
        <w:tblLayout w:type="fixed"/>
        <w:tblCellMar>
          <w:top w:w="55" w:type="dxa"/>
          <w:left w:w="55" w:type="dxa"/>
          <w:bottom w:w="55" w:type="dxa"/>
          <w:right w:w="55" w:type="dxa"/>
        </w:tblCellMar>
        <w:tblLook w:val="04A0" w:firstRow="1" w:lastRow="0" w:firstColumn="1" w:lastColumn="0" w:noHBand="0" w:noVBand="1"/>
      </w:tblPr>
      <w:tblGrid>
        <w:gridCol w:w="1512"/>
        <w:gridCol w:w="734"/>
        <w:gridCol w:w="810"/>
        <w:gridCol w:w="814"/>
        <w:gridCol w:w="806"/>
        <w:gridCol w:w="899"/>
        <w:gridCol w:w="897"/>
        <w:gridCol w:w="817"/>
        <w:gridCol w:w="804"/>
        <w:gridCol w:w="806"/>
        <w:gridCol w:w="818"/>
        <w:gridCol w:w="807"/>
        <w:gridCol w:w="814"/>
        <w:gridCol w:w="536"/>
        <w:gridCol w:w="544"/>
        <w:gridCol w:w="536"/>
        <w:gridCol w:w="612"/>
      </w:tblGrid>
      <w:tr w:rsidR="00DC6668" w14:paraId="2F325371" w14:textId="77777777">
        <w:trPr>
          <w:trHeight w:val="256"/>
          <w:jc w:val="center"/>
        </w:trPr>
        <w:tc>
          <w:tcPr>
            <w:tcW w:w="1512" w:type="dxa"/>
            <w:tcBorders>
              <w:top w:val="single" w:sz="4" w:space="0" w:color="000000"/>
              <w:bottom w:val="single" w:sz="4" w:space="0" w:color="000000"/>
            </w:tcBorders>
            <w:vAlign w:val="center"/>
          </w:tcPr>
          <w:p w14:paraId="223CFB0A" w14:textId="77777777" w:rsidR="00DC6668" w:rsidRDefault="00000000">
            <w:pPr>
              <w:jc w:val="center"/>
              <w:rPr>
                <w:sz w:val="14"/>
                <w:szCs w:val="14"/>
              </w:rPr>
            </w:pPr>
            <w:r>
              <w:rPr>
                <w:sz w:val="14"/>
                <w:szCs w:val="14"/>
              </w:rPr>
              <w:t>Helix</w:t>
            </w:r>
          </w:p>
        </w:tc>
        <w:tc>
          <w:tcPr>
            <w:tcW w:w="734" w:type="dxa"/>
            <w:tcBorders>
              <w:top w:val="single" w:sz="4" w:space="0" w:color="000000"/>
              <w:left w:val="single" w:sz="4" w:space="0" w:color="000000"/>
              <w:bottom w:val="single" w:sz="4" w:space="0" w:color="000000"/>
            </w:tcBorders>
            <w:vAlign w:val="center"/>
          </w:tcPr>
          <w:p w14:paraId="18778028" w14:textId="77777777" w:rsidR="00DC6668" w:rsidRDefault="00000000">
            <w:pPr>
              <w:jc w:val="center"/>
              <w:rPr>
                <w:sz w:val="14"/>
                <w:szCs w:val="14"/>
              </w:rPr>
            </w:pPr>
            <w:r>
              <w:rPr>
                <w:sz w:val="14"/>
                <w:szCs w:val="14"/>
              </w:rPr>
              <w:t>ΔH°</w:t>
            </w:r>
          </w:p>
          <w:p w14:paraId="3B7C49FC" w14:textId="77777777" w:rsidR="00DC6668" w:rsidRDefault="00000000">
            <w:pPr>
              <w:jc w:val="center"/>
              <w:rPr>
                <w:sz w:val="14"/>
                <w:szCs w:val="14"/>
              </w:rPr>
            </w:pPr>
            <w:r>
              <w:rPr>
                <w:sz w:val="14"/>
                <w:szCs w:val="14"/>
              </w:rPr>
              <w:t>Method 1</w:t>
            </w:r>
            <w:r>
              <w:rPr>
                <w:sz w:val="12"/>
                <w:szCs w:val="12"/>
                <w:vertAlign w:val="superscript"/>
              </w:rPr>
              <w:t>a</w:t>
            </w:r>
            <w:r>
              <w:rPr>
                <w:sz w:val="14"/>
                <w:szCs w:val="14"/>
              </w:rPr>
              <w:br/>
              <w:t>(kcal/mol)</w:t>
            </w:r>
          </w:p>
        </w:tc>
        <w:tc>
          <w:tcPr>
            <w:tcW w:w="810" w:type="dxa"/>
            <w:tcBorders>
              <w:top w:val="single" w:sz="4" w:space="0" w:color="000000"/>
              <w:bottom w:val="single" w:sz="4" w:space="0" w:color="000000"/>
            </w:tcBorders>
            <w:vAlign w:val="center"/>
          </w:tcPr>
          <w:p w14:paraId="2A2F1F04" w14:textId="77777777" w:rsidR="00DC6668" w:rsidRDefault="00000000">
            <w:pPr>
              <w:jc w:val="center"/>
              <w:rPr>
                <w:sz w:val="14"/>
                <w:szCs w:val="14"/>
              </w:rPr>
            </w:pPr>
            <w:r>
              <w:rPr>
                <w:sz w:val="14"/>
                <w:szCs w:val="14"/>
              </w:rPr>
              <w:t>ΔH°</w:t>
            </w:r>
          </w:p>
          <w:p w14:paraId="6CC5A774" w14:textId="77777777" w:rsidR="00DC6668" w:rsidRDefault="00000000">
            <w:pPr>
              <w:jc w:val="center"/>
              <w:rPr>
                <w:sz w:val="14"/>
                <w:szCs w:val="14"/>
              </w:rPr>
            </w:pPr>
            <w:r>
              <w:rPr>
                <w:sz w:val="14"/>
                <w:szCs w:val="14"/>
              </w:rPr>
              <w:t>Method 2</w:t>
            </w:r>
            <w:r>
              <w:rPr>
                <w:sz w:val="12"/>
                <w:szCs w:val="12"/>
                <w:vertAlign w:val="superscript"/>
              </w:rPr>
              <w:t>b</w:t>
            </w:r>
            <w:r>
              <w:rPr>
                <w:sz w:val="14"/>
                <w:szCs w:val="14"/>
              </w:rPr>
              <w:br/>
              <w:t>(kcal/mol)</w:t>
            </w:r>
          </w:p>
        </w:tc>
        <w:tc>
          <w:tcPr>
            <w:tcW w:w="814" w:type="dxa"/>
            <w:tcBorders>
              <w:top w:val="single" w:sz="4" w:space="0" w:color="000000"/>
              <w:bottom w:val="single" w:sz="4" w:space="0" w:color="000000"/>
              <w:right w:val="single" w:sz="4" w:space="0" w:color="000000"/>
            </w:tcBorders>
            <w:vAlign w:val="center"/>
          </w:tcPr>
          <w:p w14:paraId="75B60686" w14:textId="77777777" w:rsidR="00DC6668" w:rsidRDefault="00000000">
            <w:pPr>
              <w:jc w:val="center"/>
              <w:rPr>
                <w:sz w:val="14"/>
                <w:szCs w:val="14"/>
              </w:rPr>
            </w:pPr>
            <w:r>
              <w:rPr>
                <w:sz w:val="14"/>
                <w:szCs w:val="14"/>
              </w:rPr>
              <w:t>ΔH°</w:t>
            </w:r>
          </w:p>
          <w:p w14:paraId="63252668" w14:textId="77777777" w:rsidR="00DC6668" w:rsidRDefault="00000000">
            <w:pPr>
              <w:jc w:val="center"/>
              <w:rPr>
                <w:sz w:val="14"/>
                <w:szCs w:val="14"/>
              </w:rPr>
            </w:pPr>
            <w:r>
              <w:rPr>
                <w:sz w:val="14"/>
                <w:szCs w:val="14"/>
              </w:rPr>
              <w:t>Method 3</w:t>
            </w:r>
            <w:r>
              <w:rPr>
                <w:sz w:val="12"/>
                <w:szCs w:val="12"/>
                <w:vertAlign w:val="superscript"/>
              </w:rPr>
              <w:t>c</w:t>
            </w:r>
            <w:r>
              <w:rPr>
                <w:sz w:val="14"/>
                <w:szCs w:val="14"/>
              </w:rPr>
              <w:br/>
              <w:t>(kcal/mol)</w:t>
            </w:r>
          </w:p>
        </w:tc>
        <w:tc>
          <w:tcPr>
            <w:tcW w:w="806" w:type="dxa"/>
            <w:tcBorders>
              <w:top w:val="single" w:sz="4" w:space="0" w:color="000000"/>
              <w:left w:val="single" w:sz="4" w:space="0" w:color="000000"/>
              <w:bottom w:val="single" w:sz="4" w:space="0" w:color="000000"/>
            </w:tcBorders>
            <w:vAlign w:val="center"/>
          </w:tcPr>
          <w:p w14:paraId="233F5AFF" w14:textId="77777777" w:rsidR="00DC6668" w:rsidRDefault="00000000">
            <w:pPr>
              <w:jc w:val="center"/>
              <w:rPr>
                <w:sz w:val="14"/>
                <w:szCs w:val="14"/>
              </w:rPr>
            </w:pPr>
            <w:r>
              <w:rPr>
                <w:sz w:val="14"/>
                <w:szCs w:val="14"/>
              </w:rPr>
              <w:t>ΔS°</w:t>
            </w:r>
          </w:p>
          <w:p w14:paraId="50929BBD" w14:textId="77777777" w:rsidR="00DC6668" w:rsidRDefault="00000000">
            <w:pPr>
              <w:jc w:val="center"/>
              <w:rPr>
                <w:sz w:val="14"/>
                <w:szCs w:val="14"/>
              </w:rPr>
            </w:pPr>
            <w:r>
              <w:rPr>
                <w:sz w:val="14"/>
                <w:szCs w:val="14"/>
              </w:rPr>
              <w:t>Method 1</w:t>
            </w:r>
            <w:r>
              <w:rPr>
                <w:sz w:val="14"/>
                <w:szCs w:val="14"/>
                <w:vertAlign w:val="superscript"/>
              </w:rPr>
              <w:t>a</w:t>
            </w:r>
            <w:r>
              <w:rPr>
                <w:sz w:val="14"/>
                <w:szCs w:val="14"/>
              </w:rPr>
              <w:br/>
              <w:t>(</w:t>
            </w:r>
            <w:proofErr w:type="spellStart"/>
            <w:r>
              <w:rPr>
                <w:sz w:val="14"/>
                <w:szCs w:val="14"/>
              </w:rPr>
              <w:t>cal</w:t>
            </w:r>
            <w:proofErr w:type="spellEnd"/>
            <w:r>
              <w:rPr>
                <w:sz w:val="14"/>
                <w:szCs w:val="14"/>
              </w:rPr>
              <w:t>/mol/K)</w:t>
            </w:r>
          </w:p>
        </w:tc>
        <w:tc>
          <w:tcPr>
            <w:tcW w:w="899" w:type="dxa"/>
            <w:tcBorders>
              <w:top w:val="single" w:sz="4" w:space="0" w:color="000000"/>
              <w:bottom w:val="single" w:sz="4" w:space="0" w:color="000000"/>
            </w:tcBorders>
            <w:vAlign w:val="center"/>
          </w:tcPr>
          <w:p w14:paraId="236D76DB" w14:textId="77777777" w:rsidR="00DC6668" w:rsidRDefault="00000000">
            <w:pPr>
              <w:jc w:val="center"/>
              <w:rPr>
                <w:sz w:val="14"/>
                <w:szCs w:val="14"/>
              </w:rPr>
            </w:pPr>
            <w:r>
              <w:rPr>
                <w:sz w:val="14"/>
                <w:szCs w:val="14"/>
              </w:rPr>
              <w:t>ΔS°</w:t>
            </w:r>
          </w:p>
          <w:p w14:paraId="39757731" w14:textId="77777777" w:rsidR="00DC6668" w:rsidRDefault="00000000">
            <w:pPr>
              <w:jc w:val="center"/>
              <w:rPr>
                <w:sz w:val="14"/>
                <w:szCs w:val="14"/>
              </w:rPr>
            </w:pPr>
            <w:r>
              <w:rPr>
                <w:sz w:val="14"/>
                <w:szCs w:val="14"/>
              </w:rPr>
              <w:t>Method 2</w:t>
            </w:r>
            <w:r>
              <w:rPr>
                <w:sz w:val="14"/>
                <w:szCs w:val="14"/>
                <w:vertAlign w:val="superscript"/>
              </w:rPr>
              <w:t>b</w:t>
            </w:r>
            <w:r>
              <w:rPr>
                <w:sz w:val="14"/>
                <w:szCs w:val="14"/>
              </w:rPr>
              <w:br/>
              <w:t>(</w:t>
            </w:r>
            <w:proofErr w:type="spellStart"/>
            <w:r>
              <w:rPr>
                <w:sz w:val="14"/>
                <w:szCs w:val="14"/>
              </w:rPr>
              <w:t>cal</w:t>
            </w:r>
            <w:proofErr w:type="spellEnd"/>
            <w:r>
              <w:rPr>
                <w:sz w:val="14"/>
                <w:szCs w:val="14"/>
              </w:rPr>
              <w:t>/mol/K)</w:t>
            </w:r>
          </w:p>
        </w:tc>
        <w:tc>
          <w:tcPr>
            <w:tcW w:w="897" w:type="dxa"/>
            <w:tcBorders>
              <w:top w:val="single" w:sz="4" w:space="0" w:color="000000"/>
              <w:bottom w:val="single" w:sz="4" w:space="0" w:color="000000"/>
              <w:right w:val="single" w:sz="4" w:space="0" w:color="000000"/>
            </w:tcBorders>
            <w:vAlign w:val="center"/>
          </w:tcPr>
          <w:p w14:paraId="6A6A5F27" w14:textId="77777777" w:rsidR="00DC6668" w:rsidRDefault="00000000">
            <w:pPr>
              <w:jc w:val="center"/>
              <w:rPr>
                <w:sz w:val="14"/>
                <w:szCs w:val="14"/>
              </w:rPr>
            </w:pPr>
            <w:r>
              <w:rPr>
                <w:sz w:val="14"/>
                <w:szCs w:val="14"/>
              </w:rPr>
              <w:t>ΔS°</w:t>
            </w:r>
          </w:p>
          <w:p w14:paraId="0DD13888" w14:textId="77777777" w:rsidR="00DC6668" w:rsidRDefault="00000000">
            <w:pPr>
              <w:jc w:val="center"/>
              <w:rPr>
                <w:sz w:val="14"/>
                <w:szCs w:val="14"/>
              </w:rPr>
            </w:pPr>
            <w:r>
              <w:rPr>
                <w:sz w:val="14"/>
                <w:szCs w:val="14"/>
              </w:rPr>
              <w:t>Method 3</w:t>
            </w:r>
            <w:r>
              <w:rPr>
                <w:sz w:val="14"/>
                <w:szCs w:val="14"/>
                <w:vertAlign w:val="superscript"/>
              </w:rPr>
              <w:t>c</w:t>
            </w:r>
            <w:r>
              <w:rPr>
                <w:sz w:val="14"/>
                <w:szCs w:val="14"/>
              </w:rPr>
              <w:br/>
              <w:t>(</w:t>
            </w:r>
            <w:proofErr w:type="spellStart"/>
            <w:r>
              <w:rPr>
                <w:sz w:val="14"/>
                <w:szCs w:val="14"/>
              </w:rPr>
              <w:t>cal</w:t>
            </w:r>
            <w:proofErr w:type="spellEnd"/>
            <w:r>
              <w:rPr>
                <w:sz w:val="14"/>
                <w:szCs w:val="14"/>
              </w:rPr>
              <w:t>/mol/K)</w:t>
            </w:r>
          </w:p>
        </w:tc>
        <w:tc>
          <w:tcPr>
            <w:tcW w:w="817" w:type="dxa"/>
            <w:tcBorders>
              <w:top w:val="single" w:sz="4" w:space="0" w:color="000000"/>
              <w:bottom w:val="single" w:sz="4" w:space="0" w:color="000000"/>
            </w:tcBorders>
            <w:vAlign w:val="center"/>
          </w:tcPr>
          <w:p w14:paraId="2E727952" w14:textId="77777777" w:rsidR="00DC6668" w:rsidRDefault="00000000">
            <w:pPr>
              <w:jc w:val="center"/>
              <w:rPr>
                <w:sz w:val="14"/>
                <w:szCs w:val="14"/>
              </w:rPr>
            </w:pPr>
            <w:r>
              <w:rPr>
                <w:sz w:val="14"/>
                <w:szCs w:val="14"/>
              </w:rPr>
              <w:t>ΔG°</w:t>
            </w:r>
            <w:r>
              <w:rPr>
                <w:sz w:val="14"/>
                <w:szCs w:val="14"/>
                <w:vertAlign w:val="subscript"/>
              </w:rPr>
              <w:t>37</w:t>
            </w:r>
          </w:p>
          <w:p w14:paraId="78A5164D" w14:textId="77777777" w:rsidR="00DC6668" w:rsidRDefault="00000000">
            <w:pPr>
              <w:jc w:val="center"/>
              <w:rPr>
                <w:sz w:val="14"/>
                <w:szCs w:val="14"/>
              </w:rPr>
            </w:pPr>
            <w:r>
              <w:rPr>
                <w:sz w:val="14"/>
                <w:szCs w:val="14"/>
              </w:rPr>
              <w:t>Method 1</w:t>
            </w:r>
            <w:r>
              <w:rPr>
                <w:sz w:val="14"/>
                <w:szCs w:val="14"/>
                <w:vertAlign w:val="superscript"/>
              </w:rPr>
              <w:t>a</w:t>
            </w:r>
            <w:r>
              <w:rPr>
                <w:sz w:val="14"/>
                <w:szCs w:val="14"/>
              </w:rPr>
              <w:br/>
              <w:t>(kcal/mol)</w:t>
            </w:r>
          </w:p>
        </w:tc>
        <w:tc>
          <w:tcPr>
            <w:tcW w:w="804" w:type="dxa"/>
            <w:tcBorders>
              <w:top w:val="single" w:sz="4" w:space="0" w:color="000000"/>
              <w:bottom w:val="single" w:sz="4" w:space="0" w:color="000000"/>
            </w:tcBorders>
            <w:vAlign w:val="center"/>
          </w:tcPr>
          <w:p w14:paraId="70558E2B" w14:textId="77777777" w:rsidR="00DC6668" w:rsidRDefault="00000000">
            <w:pPr>
              <w:jc w:val="center"/>
              <w:rPr>
                <w:sz w:val="14"/>
                <w:szCs w:val="14"/>
              </w:rPr>
            </w:pPr>
            <w:r>
              <w:rPr>
                <w:sz w:val="14"/>
                <w:szCs w:val="14"/>
              </w:rPr>
              <w:t>ΔG°</w:t>
            </w:r>
            <w:r>
              <w:rPr>
                <w:sz w:val="14"/>
                <w:szCs w:val="14"/>
                <w:vertAlign w:val="subscript"/>
              </w:rPr>
              <w:t>37</w:t>
            </w:r>
          </w:p>
          <w:p w14:paraId="1D3BEDC0" w14:textId="77777777" w:rsidR="00DC6668" w:rsidRDefault="00000000">
            <w:pPr>
              <w:jc w:val="center"/>
              <w:rPr>
                <w:sz w:val="14"/>
                <w:szCs w:val="14"/>
              </w:rPr>
            </w:pPr>
            <w:r>
              <w:rPr>
                <w:sz w:val="14"/>
                <w:szCs w:val="14"/>
              </w:rPr>
              <w:t>Method 2</w:t>
            </w:r>
            <w:r>
              <w:rPr>
                <w:sz w:val="14"/>
                <w:szCs w:val="14"/>
                <w:vertAlign w:val="superscript"/>
              </w:rPr>
              <w:t>b</w:t>
            </w:r>
            <w:r>
              <w:rPr>
                <w:sz w:val="14"/>
                <w:szCs w:val="14"/>
              </w:rPr>
              <w:br/>
              <w:t>(kcal/mol)</w:t>
            </w:r>
          </w:p>
        </w:tc>
        <w:tc>
          <w:tcPr>
            <w:tcW w:w="806" w:type="dxa"/>
            <w:tcBorders>
              <w:top w:val="single" w:sz="4" w:space="0" w:color="000000"/>
              <w:bottom w:val="single" w:sz="4" w:space="0" w:color="000000"/>
              <w:right w:val="single" w:sz="4" w:space="0" w:color="000000"/>
            </w:tcBorders>
            <w:vAlign w:val="center"/>
          </w:tcPr>
          <w:p w14:paraId="1F1CA868" w14:textId="77777777" w:rsidR="00DC6668" w:rsidRDefault="00000000">
            <w:pPr>
              <w:jc w:val="center"/>
              <w:rPr>
                <w:sz w:val="14"/>
                <w:szCs w:val="14"/>
              </w:rPr>
            </w:pPr>
            <w:r>
              <w:rPr>
                <w:sz w:val="14"/>
                <w:szCs w:val="14"/>
              </w:rPr>
              <w:t>ΔG°</w:t>
            </w:r>
            <w:r>
              <w:rPr>
                <w:sz w:val="14"/>
                <w:szCs w:val="14"/>
                <w:vertAlign w:val="subscript"/>
              </w:rPr>
              <w:t>37</w:t>
            </w:r>
          </w:p>
          <w:p w14:paraId="29756677" w14:textId="77777777" w:rsidR="00DC6668" w:rsidRDefault="00000000">
            <w:pPr>
              <w:jc w:val="center"/>
              <w:rPr>
                <w:sz w:val="14"/>
                <w:szCs w:val="14"/>
              </w:rPr>
            </w:pPr>
            <w:r>
              <w:rPr>
                <w:sz w:val="14"/>
                <w:szCs w:val="14"/>
              </w:rPr>
              <w:t>Method 3</w:t>
            </w:r>
            <w:r>
              <w:rPr>
                <w:sz w:val="14"/>
                <w:szCs w:val="14"/>
                <w:vertAlign w:val="superscript"/>
              </w:rPr>
              <w:t>c</w:t>
            </w:r>
            <w:r>
              <w:rPr>
                <w:sz w:val="14"/>
                <w:szCs w:val="14"/>
              </w:rPr>
              <w:br/>
              <w:t>(kcal/mol)</w:t>
            </w:r>
          </w:p>
        </w:tc>
        <w:tc>
          <w:tcPr>
            <w:tcW w:w="818" w:type="dxa"/>
            <w:tcBorders>
              <w:top w:val="single" w:sz="4" w:space="0" w:color="000000"/>
              <w:bottom w:val="single" w:sz="4" w:space="0" w:color="000000"/>
            </w:tcBorders>
            <w:vAlign w:val="center"/>
          </w:tcPr>
          <w:p w14:paraId="17E89E0D" w14:textId="77777777" w:rsidR="00DC6668" w:rsidRDefault="00000000">
            <w:pPr>
              <w:jc w:val="center"/>
              <w:rPr>
                <w:sz w:val="14"/>
                <w:szCs w:val="14"/>
              </w:rPr>
            </w:pPr>
            <w:proofErr w:type="spellStart"/>
            <w:r>
              <w:rPr>
                <w:sz w:val="14"/>
                <w:szCs w:val="14"/>
              </w:rPr>
              <w:t>T</w:t>
            </w:r>
            <w:r>
              <w:rPr>
                <w:sz w:val="14"/>
                <w:szCs w:val="14"/>
                <w:vertAlign w:val="subscript"/>
              </w:rPr>
              <w:t>m</w:t>
            </w:r>
            <w:r>
              <w:rPr>
                <w:sz w:val="14"/>
                <w:szCs w:val="14"/>
                <w:vertAlign w:val="superscript"/>
              </w:rPr>
              <w:t>d</w:t>
            </w:r>
            <w:proofErr w:type="spellEnd"/>
          </w:p>
          <w:p w14:paraId="520422C0" w14:textId="77777777" w:rsidR="00DC6668" w:rsidRDefault="00000000">
            <w:pPr>
              <w:jc w:val="center"/>
              <w:rPr>
                <w:sz w:val="14"/>
                <w:szCs w:val="14"/>
              </w:rPr>
            </w:pPr>
            <w:r>
              <w:rPr>
                <w:sz w:val="14"/>
                <w:szCs w:val="14"/>
              </w:rPr>
              <w:t>Method 1</w:t>
            </w:r>
            <w:r>
              <w:rPr>
                <w:sz w:val="14"/>
                <w:szCs w:val="14"/>
                <w:vertAlign w:val="superscript"/>
              </w:rPr>
              <w:t>a</w:t>
            </w:r>
            <w:r>
              <w:rPr>
                <w:sz w:val="14"/>
                <w:szCs w:val="14"/>
              </w:rPr>
              <w:br/>
              <w:t>(°C)</w:t>
            </w:r>
          </w:p>
        </w:tc>
        <w:tc>
          <w:tcPr>
            <w:tcW w:w="807" w:type="dxa"/>
            <w:tcBorders>
              <w:top w:val="single" w:sz="4" w:space="0" w:color="000000"/>
              <w:bottom w:val="single" w:sz="4" w:space="0" w:color="000000"/>
            </w:tcBorders>
            <w:vAlign w:val="center"/>
          </w:tcPr>
          <w:p w14:paraId="03B60B47" w14:textId="77777777" w:rsidR="00DC6668" w:rsidRDefault="00000000">
            <w:pPr>
              <w:jc w:val="center"/>
              <w:rPr>
                <w:sz w:val="14"/>
                <w:szCs w:val="14"/>
              </w:rPr>
            </w:pPr>
            <w:proofErr w:type="spellStart"/>
            <w:r>
              <w:rPr>
                <w:sz w:val="14"/>
                <w:szCs w:val="14"/>
              </w:rPr>
              <w:t>T</w:t>
            </w:r>
            <w:r>
              <w:rPr>
                <w:sz w:val="14"/>
                <w:szCs w:val="14"/>
                <w:vertAlign w:val="subscript"/>
              </w:rPr>
              <w:t>m</w:t>
            </w:r>
            <w:r>
              <w:rPr>
                <w:sz w:val="14"/>
                <w:szCs w:val="14"/>
                <w:vertAlign w:val="superscript"/>
              </w:rPr>
              <w:t>d</w:t>
            </w:r>
            <w:proofErr w:type="spellEnd"/>
          </w:p>
          <w:p w14:paraId="79DB4901" w14:textId="77777777" w:rsidR="00DC6668" w:rsidRDefault="00000000">
            <w:pPr>
              <w:jc w:val="center"/>
              <w:rPr>
                <w:sz w:val="14"/>
                <w:szCs w:val="14"/>
              </w:rPr>
            </w:pPr>
            <w:r>
              <w:rPr>
                <w:sz w:val="14"/>
                <w:szCs w:val="14"/>
              </w:rPr>
              <w:t>Method 2</w:t>
            </w:r>
            <w:r>
              <w:rPr>
                <w:sz w:val="14"/>
                <w:szCs w:val="14"/>
                <w:vertAlign w:val="superscript"/>
              </w:rPr>
              <w:t>b</w:t>
            </w:r>
            <w:r>
              <w:rPr>
                <w:sz w:val="14"/>
                <w:szCs w:val="14"/>
              </w:rPr>
              <w:br/>
              <w:t>(°C)</w:t>
            </w:r>
          </w:p>
        </w:tc>
        <w:tc>
          <w:tcPr>
            <w:tcW w:w="814" w:type="dxa"/>
            <w:tcBorders>
              <w:top w:val="single" w:sz="4" w:space="0" w:color="000000"/>
              <w:bottom w:val="single" w:sz="4" w:space="0" w:color="000000"/>
              <w:right w:val="single" w:sz="4" w:space="0" w:color="000000"/>
            </w:tcBorders>
            <w:vAlign w:val="center"/>
          </w:tcPr>
          <w:p w14:paraId="6C8C9DA0" w14:textId="77777777" w:rsidR="00DC6668" w:rsidRDefault="00000000">
            <w:pPr>
              <w:jc w:val="center"/>
              <w:rPr>
                <w:sz w:val="14"/>
                <w:szCs w:val="14"/>
              </w:rPr>
            </w:pPr>
            <w:proofErr w:type="spellStart"/>
            <w:r>
              <w:rPr>
                <w:sz w:val="14"/>
                <w:szCs w:val="14"/>
              </w:rPr>
              <w:t>T</w:t>
            </w:r>
            <w:r>
              <w:rPr>
                <w:sz w:val="14"/>
                <w:szCs w:val="14"/>
                <w:vertAlign w:val="subscript"/>
              </w:rPr>
              <w:t>m</w:t>
            </w:r>
            <w:r>
              <w:rPr>
                <w:sz w:val="14"/>
                <w:szCs w:val="14"/>
                <w:vertAlign w:val="superscript"/>
              </w:rPr>
              <w:t>d</w:t>
            </w:r>
            <w:proofErr w:type="spellEnd"/>
          </w:p>
          <w:p w14:paraId="6988037A" w14:textId="77777777" w:rsidR="00DC6668" w:rsidRDefault="00000000">
            <w:pPr>
              <w:jc w:val="center"/>
              <w:rPr>
                <w:sz w:val="14"/>
                <w:szCs w:val="14"/>
              </w:rPr>
            </w:pPr>
            <w:r>
              <w:rPr>
                <w:sz w:val="14"/>
                <w:szCs w:val="14"/>
              </w:rPr>
              <w:t>Method 3</w:t>
            </w:r>
            <w:r>
              <w:rPr>
                <w:sz w:val="14"/>
                <w:szCs w:val="14"/>
                <w:vertAlign w:val="superscript"/>
              </w:rPr>
              <w:t>c</w:t>
            </w:r>
            <w:r>
              <w:rPr>
                <w:sz w:val="14"/>
                <w:szCs w:val="14"/>
              </w:rPr>
              <w:br/>
              <w:t>(°C)</w:t>
            </w:r>
          </w:p>
        </w:tc>
        <w:tc>
          <w:tcPr>
            <w:tcW w:w="536" w:type="dxa"/>
            <w:tcBorders>
              <w:top w:val="single" w:sz="4" w:space="0" w:color="000000"/>
              <w:bottom w:val="single" w:sz="4" w:space="0" w:color="000000"/>
            </w:tcBorders>
            <w:vAlign w:val="center"/>
          </w:tcPr>
          <w:p w14:paraId="21FA3F02" w14:textId="77777777" w:rsidR="00DC6668" w:rsidRDefault="00000000">
            <w:pPr>
              <w:jc w:val="center"/>
              <w:rPr>
                <w:sz w:val="14"/>
                <w:szCs w:val="14"/>
              </w:rPr>
            </w:pPr>
            <w:r>
              <w:rPr>
                <w:sz w:val="14"/>
                <w:szCs w:val="14"/>
              </w:rPr>
              <w:t>%</w:t>
            </w:r>
            <w:proofErr w:type="gramStart"/>
            <w:r>
              <w:rPr>
                <w:sz w:val="14"/>
                <w:szCs w:val="14"/>
              </w:rPr>
              <w:t>error</w:t>
            </w:r>
            <w:proofErr w:type="gramEnd"/>
          </w:p>
          <w:p w14:paraId="184FE17B" w14:textId="77777777" w:rsidR="00DC6668" w:rsidRDefault="00000000">
            <w:pPr>
              <w:jc w:val="center"/>
              <w:rPr>
                <w:sz w:val="14"/>
                <w:szCs w:val="14"/>
              </w:rPr>
            </w:pPr>
            <w:r>
              <w:rPr>
                <w:sz w:val="14"/>
                <w:szCs w:val="14"/>
              </w:rPr>
              <w:t>ΔH°</w:t>
            </w:r>
          </w:p>
        </w:tc>
        <w:tc>
          <w:tcPr>
            <w:tcW w:w="544" w:type="dxa"/>
            <w:tcBorders>
              <w:top w:val="single" w:sz="4" w:space="0" w:color="000000"/>
              <w:bottom w:val="single" w:sz="4" w:space="0" w:color="000000"/>
            </w:tcBorders>
            <w:vAlign w:val="center"/>
          </w:tcPr>
          <w:p w14:paraId="4B89F689" w14:textId="77777777" w:rsidR="00DC6668" w:rsidRDefault="00000000">
            <w:pPr>
              <w:jc w:val="center"/>
              <w:rPr>
                <w:sz w:val="14"/>
                <w:szCs w:val="14"/>
              </w:rPr>
            </w:pPr>
            <w:r>
              <w:rPr>
                <w:sz w:val="14"/>
                <w:szCs w:val="14"/>
              </w:rPr>
              <w:t>%</w:t>
            </w:r>
            <w:proofErr w:type="gramStart"/>
            <w:r>
              <w:rPr>
                <w:sz w:val="14"/>
                <w:szCs w:val="14"/>
              </w:rPr>
              <w:t>error</w:t>
            </w:r>
            <w:proofErr w:type="gramEnd"/>
          </w:p>
          <w:p w14:paraId="06C3D138" w14:textId="77777777" w:rsidR="00DC6668" w:rsidRDefault="00000000">
            <w:pPr>
              <w:jc w:val="center"/>
              <w:rPr>
                <w:sz w:val="14"/>
                <w:szCs w:val="14"/>
              </w:rPr>
            </w:pPr>
            <w:r>
              <w:rPr>
                <w:sz w:val="14"/>
                <w:szCs w:val="14"/>
              </w:rPr>
              <w:t>ΔS°</w:t>
            </w:r>
          </w:p>
        </w:tc>
        <w:tc>
          <w:tcPr>
            <w:tcW w:w="536" w:type="dxa"/>
            <w:tcBorders>
              <w:top w:val="single" w:sz="4" w:space="0" w:color="000000"/>
              <w:bottom w:val="single" w:sz="4" w:space="0" w:color="000000"/>
            </w:tcBorders>
            <w:vAlign w:val="center"/>
          </w:tcPr>
          <w:p w14:paraId="213E16F4" w14:textId="77777777" w:rsidR="00DC6668" w:rsidRDefault="00000000">
            <w:pPr>
              <w:jc w:val="center"/>
              <w:rPr>
                <w:sz w:val="14"/>
                <w:szCs w:val="14"/>
              </w:rPr>
            </w:pPr>
            <w:r>
              <w:rPr>
                <w:sz w:val="14"/>
                <w:szCs w:val="14"/>
              </w:rPr>
              <w:t>%</w:t>
            </w:r>
            <w:proofErr w:type="gramStart"/>
            <w:r>
              <w:rPr>
                <w:sz w:val="14"/>
                <w:szCs w:val="14"/>
              </w:rPr>
              <w:t>error</w:t>
            </w:r>
            <w:proofErr w:type="gramEnd"/>
          </w:p>
          <w:p w14:paraId="66035EA9" w14:textId="77777777" w:rsidR="00DC6668" w:rsidRDefault="00000000">
            <w:pPr>
              <w:jc w:val="center"/>
              <w:rPr>
                <w:sz w:val="14"/>
                <w:szCs w:val="14"/>
              </w:rPr>
            </w:pPr>
            <w:r>
              <w:rPr>
                <w:sz w:val="14"/>
                <w:szCs w:val="14"/>
              </w:rPr>
              <w:t>ΔG°</w:t>
            </w:r>
            <w:r>
              <w:rPr>
                <w:sz w:val="14"/>
                <w:szCs w:val="14"/>
                <w:vertAlign w:val="subscript"/>
              </w:rPr>
              <w:t>37</w:t>
            </w:r>
          </w:p>
        </w:tc>
        <w:tc>
          <w:tcPr>
            <w:tcW w:w="612" w:type="dxa"/>
            <w:tcBorders>
              <w:top w:val="single" w:sz="4" w:space="0" w:color="000000"/>
              <w:bottom w:val="single" w:sz="4" w:space="0" w:color="000000"/>
            </w:tcBorders>
            <w:vAlign w:val="center"/>
          </w:tcPr>
          <w:p w14:paraId="2A53794C" w14:textId="77777777" w:rsidR="00DC6668" w:rsidRDefault="00000000">
            <w:pPr>
              <w:jc w:val="center"/>
              <w:rPr>
                <w:sz w:val="14"/>
                <w:szCs w:val="14"/>
              </w:rPr>
            </w:pPr>
            <w:r>
              <w:rPr>
                <w:sz w:val="14"/>
                <w:szCs w:val="14"/>
              </w:rPr>
              <w:t>%</w:t>
            </w:r>
            <w:proofErr w:type="gramStart"/>
            <w:r>
              <w:rPr>
                <w:sz w:val="14"/>
                <w:szCs w:val="14"/>
              </w:rPr>
              <w:t>error</w:t>
            </w:r>
            <w:proofErr w:type="gramEnd"/>
          </w:p>
          <w:p w14:paraId="5F6134C5" w14:textId="77777777" w:rsidR="00DC6668" w:rsidRDefault="00000000">
            <w:pPr>
              <w:jc w:val="center"/>
              <w:rPr>
                <w:sz w:val="14"/>
                <w:szCs w:val="14"/>
              </w:rPr>
            </w:pPr>
            <w:proofErr w:type="spellStart"/>
            <w:r>
              <w:rPr>
                <w:sz w:val="14"/>
                <w:szCs w:val="14"/>
              </w:rPr>
              <w:t>T</w:t>
            </w:r>
            <w:r>
              <w:rPr>
                <w:sz w:val="14"/>
                <w:szCs w:val="14"/>
                <w:vertAlign w:val="subscript"/>
              </w:rPr>
              <w:t>m</w:t>
            </w:r>
            <w:r>
              <w:rPr>
                <w:sz w:val="14"/>
                <w:szCs w:val="14"/>
                <w:vertAlign w:val="superscript"/>
              </w:rPr>
              <w:t>d</w:t>
            </w:r>
            <w:proofErr w:type="spellEnd"/>
          </w:p>
        </w:tc>
      </w:tr>
      <w:tr w:rsidR="00DC6668" w14:paraId="713048F9" w14:textId="77777777">
        <w:trPr>
          <w:trHeight w:val="256"/>
          <w:jc w:val="center"/>
        </w:trPr>
        <w:tc>
          <w:tcPr>
            <w:tcW w:w="1512" w:type="dxa"/>
            <w:tcMar>
              <w:top w:w="0" w:type="dxa"/>
              <w:left w:w="30" w:type="dxa"/>
              <w:bottom w:w="0" w:type="dxa"/>
              <w:right w:w="30" w:type="dxa"/>
            </w:tcMar>
            <w:vAlign w:val="center"/>
          </w:tcPr>
          <w:p w14:paraId="38B7E2C7" w14:textId="77777777" w:rsidR="00DC6668" w:rsidRDefault="00000000">
            <w:pPr>
              <w:jc w:val="center"/>
              <w:rPr>
                <w:sz w:val="14"/>
                <w:szCs w:val="14"/>
              </w:rPr>
            </w:pPr>
            <w:r>
              <w:rPr>
                <w:sz w:val="14"/>
                <w:szCs w:val="14"/>
              </w:rPr>
              <w:t>5’-CGCGCG-3’</w:t>
            </w:r>
            <w:r>
              <w:rPr>
                <w:sz w:val="14"/>
                <w:szCs w:val="14"/>
                <w:vertAlign w:val="superscript"/>
              </w:rPr>
              <w:t>e</w:t>
            </w:r>
            <w:r>
              <w:rPr>
                <w:sz w:val="14"/>
                <w:szCs w:val="14"/>
              </w:rPr>
              <w:br/>
            </w:r>
            <w:del w:id="90" w:author="Sebastian Arteaga" w:date="2022-10-05T16:37:00Z">
              <w:r w:rsidDel="00B54295">
                <w:rPr>
                  <w:sz w:val="14"/>
                  <w:szCs w:val="14"/>
                </w:rPr>
                <w:delText>‘</w:delText>
              </w:r>
            </w:del>
            <w:r>
              <w:rPr>
                <w:sz w:val="14"/>
                <w:szCs w:val="14"/>
              </w:rPr>
              <w:t>3’-GCGCGC-3</w:t>
            </w:r>
            <w:del w:id="91" w:author="Sebastian Arteaga" w:date="2022-10-05T16:37:00Z">
              <w:r w:rsidDel="00B54295">
                <w:rPr>
                  <w:sz w:val="14"/>
                  <w:szCs w:val="14"/>
                </w:rPr>
                <w:delText xml:space="preserve"> </w:delText>
              </w:r>
            </w:del>
            <w:del w:id="92" w:author="Sebastian Arteaga" w:date="2022-10-05T16:36:00Z">
              <w:r w:rsidDel="00B54295">
                <w:rPr>
                  <w:sz w:val="14"/>
                  <w:szCs w:val="14"/>
                </w:rPr>
                <w:delText xml:space="preserve"> </w:delText>
              </w:r>
            </w:del>
            <w:r>
              <w:rPr>
                <w:sz w:val="14"/>
                <w:szCs w:val="14"/>
              </w:rPr>
              <w:t>’</w:t>
            </w:r>
          </w:p>
        </w:tc>
        <w:tc>
          <w:tcPr>
            <w:tcW w:w="734" w:type="dxa"/>
            <w:tcBorders>
              <w:left w:val="single" w:sz="4" w:space="0" w:color="000000"/>
            </w:tcBorders>
            <w:vAlign w:val="center"/>
          </w:tcPr>
          <w:p w14:paraId="0183C623" w14:textId="77777777" w:rsidR="00DC6668" w:rsidRDefault="00000000">
            <w:pPr>
              <w:jc w:val="center"/>
              <w:rPr>
                <w:sz w:val="14"/>
                <w:szCs w:val="14"/>
              </w:rPr>
            </w:pPr>
            <w:r>
              <w:rPr>
                <w:sz w:val="14"/>
                <w:szCs w:val="14"/>
              </w:rPr>
              <w:t xml:space="preserve">-55.69 </w:t>
            </w:r>
            <w:r>
              <w:rPr>
                <w:sz w:val="14"/>
                <w:szCs w:val="14"/>
              </w:rPr>
              <w:br/>
              <w:t>(-56.46 to -54.89)</w:t>
            </w:r>
          </w:p>
        </w:tc>
        <w:tc>
          <w:tcPr>
            <w:tcW w:w="810" w:type="dxa"/>
            <w:vAlign w:val="center"/>
          </w:tcPr>
          <w:p w14:paraId="3754D806" w14:textId="77777777" w:rsidR="00DC6668" w:rsidRDefault="00000000">
            <w:pPr>
              <w:jc w:val="center"/>
              <w:rPr>
                <w:sz w:val="14"/>
                <w:szCs w:val="14"/>
              </w:rPr>
            </w:pPr>
            <w:r>
              <w:rPr>
                <w:sz w:val="14"/>
                <w:szCs w:val="14"/>
              </w:rPr>
              <w:t>-55.78</w:t>
            </w:r>
            <w:r>
              <w:rPr>
                <w:sz w:val="14"/>
                <w:szCs w:val="14"/>
              </w:rPr>
              <w:br/>
              <w:t xml:space="preserve"> (-56.71 to -54.76)</w:t>
            </w:r>
          </w:p>
        </w:tc>
        <w:tc>
          <w:tcPr>
            <w:tcW w:w="814" w:type="dxa"/>
            <w:tcBorders>
              <w:right w:val="single" w:sz="4" w:space="0" w:color="000000"/>
            </w:tcBorders>
            <w:vAlign w:val="center"/>
          </w:tcPr>
          <w:p w14:paraId="4CF03792" w14:textId="77777777" w:rsidR="00DC6668" w:rsidRDefault="00000000">
            <w:pPr>
              <w:jc w:val="center"/>
              <w:rPr>
                <w:sz w:val="14"/>
                <w:szCs w:val="14"/>
              </w:rPr>
            </w:pPr>
            <w:r>
              <w:rPr>
                <w:sz w:val="14"/>
                <w:szCs w:val="14"/>
              </w:rPr>
              <w:t xml:space="preserve">-56.76 </w:t>
            </w:r>
            <w:r>
              <w:rPr>
                <w:sz w:val="14"/>
                <w:szCs w:val="14"/>
              </w:rPr>
              <w:br/>
              <w:t>(-57.94 to -55.81)</w:t>
            </w:r>
          </w:p>
        </w:tc>
        <w:tc>
          <w:tcPr>
            <w:tcW w:w="806" w:type="dxa"/>
            <w:tcBorders>
              <w:left w:val="single" w:sz="4" w:space="0" w:color="000000"/>
            </w:tcBorders>
            <w:vAlign w:val="center"/>
          </w:tcPr>
          <w:p w14:paraId="3690B5BB" w14:textId="77777777" w:rsidR="00DC6668" w:rsidRDefault="00000000">
            <w:pPr>
              <w:jc w:val="center"/>
              <w:rPr>
                <w:sz w:val="14"/>
                <w:szCs w:val="14"/>
              </w:rPr>
            </w:pPr>
            <w:r>
              <w:rPr>
                <w:sz w:val="14"/>
                <w:szCs w:val="14"/>
              </w:rPr>
              <w:t xml:space="preserve">-153.72 </w:t>
            </w:r>
            <w:r>
              <w:rPr>
                <w:sz w:val="14"/>
                <w:szCs w:val="14"/>
              </w:rPr>
              <w:br/>
              <w:t>(-156.09 to -151.27)</w:t>
            </w:r>
          </w:p>
        </w:tc>
        <w:tc>
          <w:tcPr>
            <w:tcW w:w="899" w:type="dxa"/>
            <w:vAlign w:val="center"/>
          </w:tcPr>
          <w:p w14:paraId="68988AAB" w14:textId="77777777" w:rsidR="00DC6668" w:rsidRDefault="00000000">
            <w:pPr>
              <w:jc w:val="center"/>
              <w:rPr>
                <w:sz w:val="14"/>
                <w:szCs w:val="14"/>
              </w:rPr>
            </w:pPr>
            <w:r>
              <w:rPr>
                <w:sz w:val="14"/>
                <w:szCs w:val="14"/>
              </w:rPr>
              <w:t>-154.04</w:t>
            </w:r>
            <w:r>
              <w:rPr>
                <w:sz w:val="14"/>
                <w:szCs w:val="14"/>
              </w:rPr>
              <w:br/>
              <w:t xml:space="preserve"> (-156.9 to -150.91)</w:t>
            </w:r>
          </w:p>
        </w:tc>
        <w:tc>
          <w:tcPr>
            <w:tcW w:w="897" w:type="dxa"/>
            <w:tcBorders>
              <w:right w:val="single" w:sz="4" w:space="0" w:color="000000"/>
            </w:tcBorders>
            <w:vAlign w:val="center"/>
          </w:tcPr>
          <w:p w14:paraId="3F0CA3C1" w14:textId="77777777" w:rsidR="00DC6668" w:rsidRDefault="00000000">
            <w:pPr>
              <w:jc w:val="center"/>
              <w:rPr>
                <w:sz w:val="14"/>
                <w:szCs w:val="14"/>
              </w:rPr>
            </w:pPr>
            <w:r>
              <w:rPr>
                <w:sz w:val="14"/>
                <w:szCs w:val="14"/>
              </w:rPr>
              <w:t xml:space="preserve">-156.93 </w:t>
            </w:r>
            <w:r>
              <w:rPr>
                <w:sz w:val="14"/>
                <w:szCs w:val="14"/>
              </w:rPr>
              <w:br/>
              <w:t>(-160.59 to -153.94)</w:t>
            </w:r>
          </w:p>
        </w:tc>
        <w:tc>
          <w:tcPr>
            <w:tcW w:w="817" w:type="dxa"/>
            <w:vAlign w:val="center"/>
          </w:tcPr>
          <w:p w14:paraId="62F2F096" w14:textId="77777777" w:rsidR="00DC6668" w:rsidRDefault="00000000">
            <w:pPr>
              <w:jc w:val="center"/>
              <w:rPr>
                <w:sz w:val="14"/>
                <w:szCs w:val="14"/>
              </w:rPr>
            </w:pPr>
            <w:r>
              <w:rPr>
                <w:sz w:val="14"/>
                <w:szCs w:val="14"/>
              </w:rPr>
              <w:t xml:space="preserve">-8.01 </w:t>
            </w:r>
            <w:r>
              <w:rPr>
                <w:sz w:val="14"/>
                <w:szCs w:val="14"/>
              </w:rPr>
              <w:br/>
              <w:t>(-8.05 to -7.98)</w:t>
            </w:r>
          </w:p>
        </w:tc>
        <w:tc>
          <w:tcPr>
            <w:tcW w:w="804" w:type="dxa"/>
            <w:vAlign w:val="center"/>
          </w:tcPr>
          <w:p w14:paraId="1D04A3A7" w14:textId="77777777" w:rsidR="00DC6668" w:rsidRDefault="00000000">
            <w:pPr>
              <w:jc w:val="center"/>
              <w:rPr>
                <w:sz w:val="14"/>
                <w:szCs w:val="14"/>
              </w:rPr>
            </w:pPr>
            <w:r>
              <w:rPr>
                <w:sz w:val="14"/>
                <w:szCs w:val="14"/>
              </w:rPr>
              <w:t>-8.00</w:t>
            </w:r>
            <w:r>
              <w:rPr>
                <w:sz w:val="14"/>
                <w:szCs w:val="14"/>
              </w:rPr>
              <w:br/>
              <w:t>(-8.16 to -8.01)</w:t>
            </w:r>
          </w:p>
        </w:tc>
        <w:tc>
          <w:tcPr>
            <w:tcW w:w="806" w:type="dxa"/>
            <w:tcBorders>
              <w:right w:val="single" w:sz="4" w:space="0" w:color="000000"/>
            </w:tcBorders>
            <w:vAlign w:val="center"/>
          </w:tcPr>
          <w:p w14:paraId="56070C7E" w14:textId="77777777" w:rsidR="00DC6668" w:rsidRDefault="00000000">
            <w:pPr>
              <w:jc w:val="center"/>
              <w:rPr>
                <w:sz w:val="14"/>
                <w:szCs w:val="14"/>
              </w:rPr>
            </w:pPr>
            <w:r>
              <w:rPr>
                <w:sz w:val="14"/>
                <w:szCs w:val="14"/>
              </w:rPr>
              <w:t>-8.09</w:t>
            </w:r>
            <w:r>
              <w:rPr>
                <w:sz w:val="14"/>
                <w:szCs w:val="14"/>
              </w:rPr>
              <w:br/>
              <w:t>(-8.16 to -8.01)</w:t>
            </w:r>
          </w:p>
        </w:tc>
        <w:tc>
          <w:tcPr>
            <w:tcW w:w="818" w:type="dxa"/>
            <w:vAlign w:val="center"/>
          </w:tcPr>
          <w:p w14:paraId="67771AE8" w14:textId="77777777" w:rsidR="00DC6668" w:rsidRDefault="00000000">
            <w:pPr>
              <w:jc w:val="center"/>
              <w:rPr>
                <w:sz w:val="14"/>
                <w:szCs w:val="14"/>
              </w:rPr>
            </w:pPr>
            <w:r>
              <w:rPr>
                <w:sz w:val="14"/>
                <w:szCs w:val="14"/>
              </w:rPr>
              <w:t>50.57</w:t>
            </w:r>
            <w:r>
              <w:rPr>
                <w:sz w:val="14"/>
                <w:szCs w:val="14"/>
              </w:rPr>
              <w:br/>
              <w:t>(50.46 to 50.66)</w:t>
            </w:r>
          </w:p>
        </w:tc>
        <w:tc>
          <w:tcPr>
            <w:tcW w:w="807" w:type="dxa"/>
            <w:vAlign w:val="center"/>
          </w:tcPr>
          <w:p w14:paraId="5F502E04" w14:textId="77777777" w:rsidR="00DC6668" w:rsidRDefault="00000000">
            <w:pPr>
              <w:jc w:val="center"/>
              <w:rPr>
                <w:sz w:val="14"/>
                <w:szCs w:val="14"/>
              </w:rPr>
            </w:pPr>
            <w:r>
              <w:rPr>
                <w:sz w:val="14"/>
                <w:szCs w:val="14"/>
              </w:rPr>
              <w:t xml:space="preserve">50.49 </w:t>
            </w:r>
            <w:r>
              <w:rPr>
                <w:sz w:val="14"/>
                <w:szCs w:val="14"/>
              </w:rPr>
              <w:br/>
              <w:t>(50.37 to 50.61)</w:t>
            </w:r>
          </w:p>
        </w:tc>
        <w:tc>
          <w:tcPr>
            <w:tcW w:w="814" w:type="dxa"/>
            <w:tcBorders>
              <w:right w:val="single" w:sz="4" w:space="0" w:color="000000"/>
            </w:tcBorders>
            <w:vAlign w:val="center"/>
          </w:tcPr>
          <w:p w14:paraId="22023356" w14:textId="77777777" w:rsidR="00DC6668" w:rsidRDefault="00000000">
            <w:pPr>
              <w:jc w:val="center"/>
              <w:rPr>
                <w:sz w:val="14"/>
                <w:szCs w:val="14"/>
              </w:rPr>
            </w:pPr>
            <w:r>
              <w:rPr>
                <w:sz w:val="14"/>
                <w:szCs w:val="14"/>
              </w:rPr>
              <w:t xml:space="preserve">50.76 </w:t>
            </w:r>
            <w:r>
              <w:rPr>
                <w:sz w:val="14"/>
                <w:szCs w:val="14"/>
              </w:rPr>
              <w:br/>
              <w:t>(50.35 to 51.04)</w:t>
            </w:r>
          </w:p>
        </w:tc>
        <w:tc>
          <w:tcPr>
            <w:tcW w:w="536" w:type="dxa"/>
            <w:tcMar>
              <w:top w:w="0" w:type="dxa"/>
              <w:left w:w="30" w:type="dxa"/>
              <w:bottom w:w="0" w:type="dxa"/>
              <w:right w:w="30" w:type="dxa"/>
            </w:tcMar>
            <w:vAlign w:val="center"/>
          </w:tcPr>
          <w:p w14:paraId="49782297" w14:textId="77777777" w:rsidR="00DC6668" w:rsidRDefault="00000000">
            <w:pPr>
              <w:jc w:val="center"/>
              <w:rPr>
                <w:sz w:val="14"/>
                <w:szCs w:val="14"/>
              </w:rPr>
            </w:pPr>
            <w:r>
              <w:rPr>
                <w:sz w:val="14"/>
                <w:szCs w:val="14"/>
              </w:rPr>
              <w:t>1.9</w:t>
            </w:r>
          </w:p>
        </w:tc>
        <w:tc>
          <w:tcPr>
            <w:tcW w:w="544" w:type="dxa"/>
            <w:tcMar>
              <w:top w:w="0" w:type="dxa"/>
              <w:left w:w="30" w:type="dxa"/>
              <w:bottom w:w="0" w:type="dxa"/>
              <w:right w:w="30" w:type="dxa"/>
            </w:tcMar>
            <w:vAlign w:val="center"/>
          </w:tcPr>
          <w:p w14:paraId="20D3C51D" w14:textId="77777777" w:rsidR="00DC6668" w:rsidRDefault="00000000">
            <w:pPr>
              <w:jc w:val="center"/>
              <w:rPr>
                <w:sz w:val="14"/>
                <w:szCs w:val="14"/>
              </w:rPr>
            </w:pPr>
            <w:r>
              <w:rPr>
                <w:sz w:val="14"/>
                <w:szCs w:val="14"/>
              </w:rPr>
              <w:t>2.1</w:t>
            </w:r>
          </w:p>
        </w:tc>
        <w:tc>
          <w:tcPr>
            <w:tcW w:w="536" w:type="dxa"/>
            <w:tcMar>
              <w:top w:w="0" w:type="dxa"/>
              <w:left w:w="30" w:type="dxa"/>
              <w:bottom w:w="0" w:type="dxa"/>
              <w:right w:w="30" w:type="dxa"/>
            </w:tcMar>
            <w:vAlign w:val="center"/>
          </w:tcPr>
          <w:p w14:paraId="773D9D3C" w14:textId="77777777" w:rsidR="00DC6668" w:rsidRDefault="00000000">
            <w:pPr>
              <w:jc w:val="center"/>
              <w:rPr>
                <w:sz w:val="14"/>
                <w:szCs w:val="14"/>
              </w:rPr>
            </w:pPr>
            <w:r>
              <w:rPr>
                <w:sz w:val="14"/>
                <w:szCs w:val="14"/>
              </w:rPr>
              <w:t>1.1</w:t>
            </w:r>
          </w:p>
        </w:tc>
        <w:tc>
          <w:tcPr>
            <w:tcW w:w="612" w:type="dxa"/>
            <w:tcMar>
              <w:top w:w="0" w:type="dxa"/>
              <w:left w:w="30" w:type="dxa"/>
              <w:bottom w:w="0" w:type="dxa"/>
              <w:right w:w="30" w:type="dxa"/>
            </w:tcMar>
            <w:vAlign w:val="center"/>
          </w:tcPr>
          <w:p w14:paraId="11C5ED60" w14:textId="77777777" w:rsidR="00DC6668" w:rsidRDefault="00000000">
            <w:pPr>
              <w:jc w:val="center"/>
              <w:rPr>
                <w:sz w:val="14"/>
                <w:szCs w:val="14"/>
              </w:rPr>
            </w:pPr>
            <w:r>
              <w:rPr>
                <w:sz w:val="14"/>
                <w:szCs w:val="14"/>
              </w:rPr>
              <w:t>0.5</w:t>
            </w:r>
          </w:p>
        </w:tc>
      </w:tr>
      <w:tr w:rsidR="00DC6668" w14:paraId="56C9CE73" w14:textId="77777777">
        <w:trPr>
          <w:trHeight w:val="256"/>
          <w:jc w:val="center"/>
        </w:trPr>
        <w:tc>
          <w:tcPr>
            <w:tcW w:w="1512" w:type="dxa"/>
            <w:tcMar>
              <w:top w:w="0" w:type="dxa"/>
              <w:left w:w="30" w:type="dxa"/>
              <w:bottom w:w="0" w:type="dxa"/>
              <w:right w:w="30" w:type="dxa"/>
            </w:tcMar>
            <w:vAlign w:val="center"/>
          </w:tcPr>
          <w:p w14:paraId="646C7523" w14:textId="77777777" w:rsidR="00DC6668" w:rsidRDefault="00000000">
            <w:pPr>
              <w:jc w:val="center"/>
              <w:rPr>
                <w:sz w:val="14"/>
                <w:szCs w:val="14"/>
              </w:rPr>
            </w:pPr>
            <w:r>
              <w:rPr>
                <w:sz w:val="14"/>
                <w:szCs w:val="14"/>
              </w:rPr>
              <w:t>5’-ACCGGU-3’</w:t>
            </w:r>
            <w:r>
              <w:rPr>
                <w:sz w:val="14"/>
                <w:szCs w:val="14"/>
                <w:vertAlign w:val="superscript"/>
              </w:rPr>
              <w:t>e</w:t>
            </w:r>
            <w:r>
              <w:rPr>
                <w:sz w:val="14"/>
                <w:szCs w:val="14"/>
              </w:rPr>
              <w:br/>
              <w:t>3’-UGGCCA-3’</w:t>
            </w:r>
          </w:p>
        </w:tc>
        <w:tc>
          <w:tcPr>
            <w:tcW w:w="734" w:type="dxa"/>
            <w:tcBorders>
              <w:left w:val="single" w:sz="4" w:space="0" w:color="000000"/>
            </w:tcBorders>
            <w:vAlign w:val="center"/>
          </w:tcPr>
          <w:p w14:paraId="2FD6A325" w14:textId="77777777" w:rsidR="00DC6668" w:rsidRDefault="00000000">
            <w:pPr>
              <w:jc w:val="center"/>
              <w:rPr>
                <w:sz w:val="14"/>
                <w:szCs w:val="14"/>
              </w:rPr>
            </w:pPr>
            <w:r>
              <w:rPr>
                <w:sz w:val="14"/>
                <w:szCs w:val="14"/>
              </w:rPr>
              <w:t xml:space="preserve">-56.26 </w:t>
            </w:r>
            <w:r>
              <w:rPr>
                <w:sz w:val="14"/>
                <w:szCs w:val="14"/>
              </w:rPr>
              <w:br/>
              <w:t>(-58.73 to -54.06)</w:t>
            </w:r>
          </w:p>
        </w:tc>
        <w:tc>
          <w:tcPr>
            <w:tcW w:w="810" w:type="dxa"/>
            <w:vAlign w:val="center"/>
          </w:tcPr>
          <w:p w14:paraId="583D9DB4" w14:textId="77777777" w:rsidR="00DC6668" w:rsidRDefault="00000000">
            <w:pPr>
              <w:jc w:val="center"/>
              <w:rPr>
                <w:sz w:val="14"/>
                <w:szCs w:val="14"/>
              </w:rPr>
            </w:pPr>
            <w:r>
              <w:rPr>
                <w:sz w:val="14"/>
                <w:szCs w:val="14"/>
              </w:rPr>
              <w:t xml:space="preserve">-58.57 </w:t>
            </w:r>
            <w:r>
              <w:rPr>
                <w:sz w:val="14"/>
                <w:szCs w:val="14"/>
              </w:rPr>
              <w:br/>
              <w:t>(-60.33 to -56.49)</w:t>
            </w:r>
          </w:p>
        </w:tc>
        <w:tc>
          <w:tcPr>
            <w:tcW w:w="814" w:type="dxa"/>
            <w:tcBorders>
              <w:right w:val="single" w:sz="4" w:space="0" w:color="000000"/>
            </w:tcBorders>
            <w:vAlign w:val="center"/>
          </w:tcPr>
          <w:p w14:paraId="4ED7E55F" w14:textId="77777777" w:rsidR="00DC6668" w:rsidRDefault="00000000">
            <w:pPr>
              <w:jc w:val="center"/>
              <w:rPr>
                <w:sz w:val="14"/>
                <w:szCs w:val="14"/>
              </w:rPr>
            </w:pPr>
            <w:r>
              <w:rPr>
                <w:sz w:val="14"/>
                <w:szCs w:val="14"/>
              </w:rPr>
              <w:t xml:space="preserve">-56.53 </w:t>
            </w:r>
            <w:r>
              <w:rPr>
                <w:sz w:val="14"/>
                <w:szCs w:val="14"/>
              </w:rPr>
              <w:br/>
              <w:t>(-60.25 to -53.16)</w:t>
            </w:r>
          </w:p>
        </w:tc>
        <w:tc>
          <w:tcPr>
            <w:tcW w:w="806" w:type="dxa"/>
            <w:tcBorders>
              <w:left w:val="single" w:sz="4" w:space="0" w:color="000000"/>
            </w:tcBorders>
            <w:vAlign w:val="center"/>
          </w:tcPr>
          <w:p w14:paraId="4B874554" w14:textId="77777777" w:rsidR="00DC6668" w:rsidRDefault="00000000">
            <w:pPr>
              <w:jc w:val="center"/>
              <w:rPr>
                <w:sz w:val="14"/>
                <w:szCs w:val="14"/>
              </w:rPr>
            </w:pPr>
            <w:r>
              <w:rPr>
                <w:sz w:val="14"/>
                <w:szCs w:val="14"/>
              </w:rPr>
              <w:t xml:space="preserve">-159.24 </w:t>
            </w:r>
            <w:r>
              <w:rPr>
                <w:sz w:val="14"/>
                <w:szCs w:val="14"/>
              </w:rPr>
              <w:br/>
              <w:t>(-167.15 to -152.29)</w:t>
            </w:r>
          </w:p>
        </w:tc>
        <w:tc>
          <w:tcPr>
            <w:tcW w:w="899" w:type="dxa"/>
            <w:vAlign w:val="center"/>
          </w:tcPr>
          <w:p w14:paraId="1F7B7CDC" w14:textId="77777777" w:rsidR="00DC6668" w:rsidRDefault="00000000">
            <w:pPr>
              <w:jc w:val="center"/>
              <w:rPr>
                <w:sz w:val="14"/>
                <w:szCs w:val="14"/>
              </w:rPr>
            </w:pPr>
            <w:r>
              <w:rPr>
                <w:sz w:val="14"/>
                <w:szCs w:val="14"/>
              </w:rPr>
              <w:t xml:space="preserve">-166.59 </w:t>
            </w:r>
            <w:r>
              <w:rPr>
                <w:sz w:val="14"/>
                <w:szCs w:val="14"/>
              </w:rPr>
              <w:br/>
              <w:t>(-172.23 to -159.94)</w:t>
            </w:r>
          </w:p>
        </w:tc>
        <w:tc>
          <w:tcPr>
            <w:tcW w:w="897" w:type="dxa"/>
            <w:tcBorders>
              <w:right w:val="single" w:sz="4" w:space="0" w:color="000000"/>
            </w:tcBorders>
            <w:vAlign w:val="center"/>
          </w:tcPr>
          <w:p w14:paraId="5F71D97D" w14:textId="77777777" w:rsidR="00DC6668" w:rsidRDefault="00000000">
            <w:pPr>
              <w:jc w:val="center"/>
              <w:rPr>
                <w:sz w:val="14"/>
                <w:szCs w:val="14"/>
              </w:rPr>
            </w:pPr>
            <w:r>
              <w:rPr>
                <w:sz w:val="14"/>
                <w:szCs w:val="14"/>
              </w:rPr>
              <w:t>-159.96</w:t>
            </w:r>
            <w:r>
              <w:rPr>
                <w:sz w:val="14"/>
                <w:szCs w:val="14"/>
              </w:rPr>
              <w:br/>
              <w:t xml:space="preserve"> (-172.21 to -149.33)</w:t>
            </w:r>
          </w:p>
        </w:tc>
        <w:tc>
          <w:tcPr>
            <w:tcW w:w="817" w:type="dxa"/>
            <w:vAlign w:val="center"/>
          </w:tcPr>
          <w:p w14:paraId="2DB17AE2" w14:textId="77777777" w:rsidR="00DC6668" w:rsidRDefault="00000000">
            <w:pPr>
              <w:jc w:val="center"/>
              <w:rPr>
                <w:sz w:val="14"/>
                <w:szCs w:val="14"/>
              </w:rPr>
            </w:pPr>
            <w:r>
              <w:rPr>
                <w:sz w:val="14"/>
                <w:szCs w:val="14"/>
              </w:rPr>
              <w:t xml:space="preserve">-6.87 </w:t>
            </w:r>
            <w:r>
              <w:rPr>
                <w:sz w:val="14"/>
                <w:szCs w:val="14"/>
              </w:rPr>
              <w:br/>
              <w:t>(-6.93 to -6.8)</w:t>
            </w:r>
          </w:p>
        </w:tc>
        <w:tc>
          <w:tcPr>
            <w:tcW w:w="804" w:type="dxa"/>
            <w:vAlign w:val="center"/>
          </w:tcPr>
          <w:p w14:paraId="0CC40E37" w14:textId="77777777" w:rsidR="00DC6668" w:rsidRDefault="00000000">
            <w:pPr>
              <w:jc w:val="center"/>
              <w:rPr>
                <w:sz w:val="14"/>
                <w:szCs w:val="14"/>
              </w:rPr>
            </w:pPr>
            <w:r>
              <w:rPr>
                <w:sz w:val="14"/>
                <w:szCs w:val="14"/>
              </w:rPr>
              <w:t>-6.9</w:t>
            </w:r>
            <w:r>
              <w:rPr>
                <w:sz w:val="14"/>
                <w:szCs w:val="14"/>
              </w:rPr>
              <w:br/>
              <w:t xml:space="preserve"> (-6.95 to -6.87)</w:t>
            </w:r>
          </w:p>
        </w:tc>
        <w:tc>
          <w:tcPr>
            <w:tcW w:w="806" w:type="dxa"/>
            <w:tcBorders>
              <w:right w:val="single" w:sz="4" w:space="0" w:color="000000"/>
            </w:tcBorders>
            <w:vAlign w:val="center"/>
          </w:tcPr>
          <w:p w14:paraId="58620CDA" w14:textId="77777777" w:rsidR="00DC6668" w:rsidRDefault="00000000">
            <w:pPr>
              <w:jc w:val="center"/>
              <w:rPr>
                <w:sz w:val="14"/>
                <w:szCs w:val="14"/>
              </w:rPr>
            </w:pPr>
            <w:r>
              <w:rPr>
                <w:sz w:val="14"/>
                <w:szCs w:val="14"/>
              </w:rPr>
              <w:t xml:space="preserve">-6.91 </w:t>
            </w:r>
            <w:r>
              <w:rPr>
                <w:sz w:val="14"/>
                <w:szCs w:val="14"/>
              </w:rPr>
              <w:br/>
              <w:t>(-7.07 to -6.79)</w:t>
            </w:r>
          </w:p>
        </w:tc>
        <w:tc>
          <w:tcPr>
            <w:tcW w:w="818" w:type="dxa"/>
            <w:vAlign w:val="center"/>
          </w:tcPr>
          <w:p w14:paraId="4493DBDD" w14:textId="77777777" w:rsidR="00DC6668" w:rsidRDefault="00000000">
            <w:pPr>
              <w:jc w:val="center"/>
              <w:rPr>
                <w:sz w:val="14"/>
                <w:szCs w:val="14"/>
              </w:rPr>
            </w:pPr>
            <w:r>
              <w:rPr>
                <w:sz w:val="14"/>
                <w:szCs w:val="14"/>
              </w:rPr>
              <w:t xml:space="preserve">43.71 </w:t>
            </w:r>
            <w:r>
              <w:rPr>
                <w:sz w:val="14"/>
                <w:szCs w:val="14"/>
              </w:rPr>
              <w:br/>
              <w:t>(43.42 to 44.02)</w:t>
            </w:r>
          </w:p>
        </w:tc>
        <w:tc>
          <w:tcPr>
            <w:tcW w:w="807" w:type="dxa"/>
            <w:vAlign w:val="center"/>
          </w:tcPr>
          <w:p w14:paraId="776690DD" w14:textId="77777777" w:rsidR="00DC6668" w:rsidRDefault="00000000">
            <w:pPr>
              <w:jc w:val="center"/>
              <w:rPr>
                <w:sz w:val="14"/>
                <w:szCs w:val="14"/>
              </w:rPr>
            </w:pPr>
            <w:r>
              <w:rPr>
                <w:sz w:val="14"/>
                <w:szCs w:val="14"/>
              </w:rPr>
              <w:t xml:space="preserve">43.64 </w:t>
            </w:r>
            <w:r>
              <w:rPr>
                <w:sz w:val="14"/>
                <w:szCs w:val="14"/>
              </w:rPr>
              <w:br/>
              <w:t>(43.43 to 43.87)</w:t>
            </w:r>
          </w:p>
        </w:tc>
        <w:tc>
          <w:tcPr>
            <w:tcW w:w="814" w:type="dxa"/>
            <w:tcBorders>
              <w:right w:val="single" w:sz="4" w:space="0" w:color="000000"/>
            </w:tcBorders>
            <w:vAlign w:val="center"/>
          </w:tcPr>
          <w:p w14:paraId="34D0577C" w14:textId="77777777" w:rsidR="00DC6668" w:rsidRDefault="00000000">
            <w:pPr>
              <w:jc w:val="center"/>
              <w:rPr>
                <w:sz w:val="14"/>
                <w:szCs w:val="14"/>
              </w:rPr>
            </w:pPr>
            <w:r>
              <w:rPr>
                <w:sz w:val="14"/>
                <w:szCs w:val="14"/>
              </w:rPr>
              <w:t xml:space="preserve">43.94 </w:t>
            </w:r>
            <w:r>
              <w:rPr>
                <w:sz w:val="14"/>
                <w:szCs w:val="14"/>
              </w:rPr>
              <w:br/>
              <w:t>(43.08 to 44.54)</w:t>
            </w:r>
          </w:p>
        </w:tc>
        <w:tc>
          <w:tcPr>
            <w:tcW w:w="536" w:type="dxa"/>
            <w:tcMar>
              <w:top w:w="0" w:type="dxa"/>
              <w:left w:w="30" w:type="dxa"/>
              <w:bottom w:w="0" w:type="dxa"/>
              <w:right w:w="30" w:type="dxa"/>
            </w:tcMar>
            <w:vAlign w:val="center"/>
          </w:tcPr>
          <w:p w14:paraId="37B90AC9" w14:textId="77777777" w:rsidR="00DC6668" w:rsidRDefault="00000000">
            <w:pPr>
              <w:jc w:val="center"/>
              <w:rPr>
                <w:sz w:val="14"/>
                <w:szCs w:val="14"/>
              </w:rPr>
            </w:pPr>
            <w:r>
              <w:rPr>
                <w:sz w:val="14"/>
                <w:szCs w:val="14"/>
              </w:rPr>
              <w:t>4.0</w:t>
            </w:r>
          </w:p>
        </w:tc>
        <w:tc>
          <w:tcPr>
            <w:tcW w:w="544" w:type="dxa"/>
            <w:tcMar>
              <w:top w:w="0" w:type="dxa"/>
              <w:left w:w="30" w:type="dxa"/>
              <w:bottom w:w="0" w:type="dxa"/>
              <w:right w:w="30" w:type="dxa"/>
            </w:tcMar>
            <w:vAlign w:val="center"/>
          </w:tcPr>
          <w:p w14:paraId="50DF9996" w14:textId="77777777" w:rsidR="00DC6668" w:rsidRDefault="00000000">
            <w:pPr>
              <w:jc w:val="center"/>
              <w:rPr>
                <w:sz w:val="14"/>
                <w:szCs w:val="14"/>
              </w:rPr>
            </w:pPr>
            <w:r>
              <w:rPr>
                <w:sz w:val="14"/>
                <w:szCs w:val="14"/>
              </w:rPr>
              <w:t>4.5</w:t>
            </w:r>
          </w:p>
        </w:tc>
        <w:tc>
          <w:tcPr>
            <w:tcW w:w="536" w:type="dxa"/>
            <w:tcMar>
              <w:top w:w="0" w:type="dxa"/>
              <w:left w:w="30" w:type="dxa"/>
              <w:bottom w:w="0" w:type="dxa"/>
              <w:right w:w="30" w:type="dxa"/>
            </w:tcMar>
            <w:vAlign w:val="center"/>
          </w:tcPr>
          <w:p w14:paraId="2D13DDCB" w14:textId="77777777" w:rsidR="00DC6668" w:rsidRDefault="00000000">
            <w:pPr>
              <w:jc w:val="center"/>
              <w:rPr>
                <w:sz w:val="14"/>
                <w:szCs w:val="14"/>
              </w:rPr>
            </w:pPr>
            <w:r>
              <w:rPr>
                <w:sz w:val="14"/>
                <w:szCs w:val="14"/>
              </w:rPr>
              <w:t>0.6</w:t>
            </w:r>
          </w:p>
        </w:tc>
        <w:tc>
          <w:tcPr>
            <w:tcW w:w="612" w:type="dxa"/>
            <w:tcMar>
              <w:top w:w="0" w:type="dxa"/>
              <w:left w:w="30" w:type="dxa"/>
              <w:bottom w:w="0" w:type="dxa"/>
              <w:right w:w="30" w:type="dxa"/>
            </w:tcMar>
            <w:vAlign w:val="center"/>
          </w:tcPr>
          <w:p w14:paraId="6E308777" w14:textId="77777777" w:rsidR="00DC6668" w:rsidRDefault="00000000">
            <w:pPr>
              <w:jc w:val="center"/>
              <w:rPr>
                <w:sz w:val="14"/>
                <w:szCs w:val="14"/>
              </w:rPr>
            </w:pPr>
            <w:r>
              <w:rPr>
                <w:sz w:val="14"/>
                <w:szCs w:val="14"/>
              </w:rPr>
              <w:t>0.7</w:t>
            </w:r>
          </w:p>
        </w:tc>
      </w:tr>
      <w:tr w:rsidR="00DC6668" w14:paraId="4B4A2162" w14:textId="77777777">
        <w:trPr>
          <w:trHeight w:val="256"/>
          <w:jc w:val="center"/>
        </w:trPr>
        <w:tc>
          <w:tcPr>
            <w:tcW w:w="1512" w:type="dxa"/>
            <w:tcMar>
              <w:top w:w="0" w:type="dxa"/>
              <w:left w:w="30" w:type="dxa"/>
              <w:bottom w:w="0" w:type="dxa"/>
              <w:right w:w="30" w:type="dxa"/>
            </w:tcMar>
            <w:vAlign w:val="center"/>
          </w:tcPr>
          <w:p w14:paraId="1701F31D" w14:textId="77777777" w:rsidR="00DC6668" w:rsidRDefault="00000000">
            <w:pPr>
              <w:jc w:val="center"/>
              <w:rPr>
                <w:sz w:val="14"/>
                <w:szCs w:val="14"/>
              </w:rPr>
            </w:pPr>
            <w:r>
              <w:rPr>
                <w:sz w:val="14"/>
                <w:szCs w:val="14"/>
              </w:rPr>
              <w:t>5’-CCAUGG-3’</w:t>
            </w:r>
            <w:r>
              <w:rPr>
                <w:sz w:val="14"/>
                <w:szCs w:val="14"/>
                <w:vertAlign w:val="superscript"/>
              </w:rPr>
              <w:t>e</w:t>
            </w:r>
            <w:r>
              <w:rPr>
                <w:sz w:val="14"/>
                <w:szCs w:val="14"/>
              </w:rPr>
              <w:br/>
              <w:t>3’-GGUACC-5’</w:t>
            </w:r>
          </w:p>
        </w:tc>
        <w:tc>
          <w:tcPr>
            <w:tcW w:w="734" w:type="dxa"/>
            <w:tcBorders>
              <w:left w:val="single" w:sz="4" w:space="0" w:color="000000"/>
            </w:tcBorders>
            <w:vAlign w:val="center"/>
          </w:tcPr>
          <w:p w14:paraId="40D85123" w14:textId="77777777" w:rsidR="00DC6668" w:rsidRDefault="00000000">
            <w:pPr>
              <w:jc w:val="center"/>
              <w:rPr>
                <w:sz w:val="14"/>
                <w:szCs w:val="14"/>
              </w:rPr>
            </w:pPr>
            <w:r>
              <w:rPr>
                <w:sz w:val="14"/>
                <w:szCs w:val="14"/>
              </w:rPr>
              <w:t>-60.25</w:t>
            </w:r>
            <w:r>
              <w:rPr>
                <w:sz w:val="14"/>
                <w:szCs w:val="14"/>
              </w:rPr>
              <w:br/>
              <w:t xml:space="preserve"> (-60.95 to -59.42)</w:t>
            </w:r>
          </w:p>
        </w:tc>
        <w:tc>
          <w:tcPr>
            <w:tcW w:w="810" w:type="dxa"/>
            <w:vAlign w:val="center"/>
          </w:tcPr>
          <w:p w14:paraId="45AD8EFF" w14:textId="77777777" w:rsidR="00DC6668" w:rsidRDefault="00000000">
            <w:pPr>
              <w:jc w:val="center"/>
              <w:rPr>
                <w:sz w:val="14"/>
                <w:szCs w:val="14"/>
              </w:rPr>
            </w:pPr>
            <w:r>
              <w:rPr>
                <w:sz w:val="14"/>
                <w:szCs w:val="14"/>
              </w:rPr>
              <w:t xml:space="preserve">-59.82 </w:t>
            </w:r>
            <w:r>
              <w:rPr>
                <w:sz w:val="14"/>
                <w:szCs w:val="14"/>
              </w:rPr>
              <w:br/>
              <w:t>(-60.51 to -59.15)</w:t>
            </w:r>
          </w:p>
        </w:tc>
        <w:tc>
          <w:tcPr>
            <w:tcW w:w="814" w:type="dxa"/>
            <w:tcBorders>
              <w:right w:val="single" w:sz="4" w:space="0" w:color="000000"/>
            </w:tcBorders>
            <w:vAlign w:val="center"/>
          </w:tcPr>
          <w:p w14:paraId="2E5399F7" w14:textId="77777777" w:rsidR="00DC6668" w:rsidRDefault="00000000">
            <w:pPr>
              <w:jc w:val="center"/>
              <w:rPr>
                <w:sz w:val="14"/>
                <w:szCs w:val="14"/>
              </w:rPr>
            </w:pPr>
            <w:r>
              <w:rPr>
                <w:sz w:val="14"/>
                <w:szCs w:val="14"/>
              </w:rPr>
              <w:t xml:space="preserve">-59.86 </w:t>
            </w:r>
            <w:r>
              <w:rPr>
                <w:sz w:val="14"/>
                <w:szCs w:val="14"/>
              </w:rPr>
              <w:br/>
              <w:t>(-61.28 to -58.83)</w:t>
            </w:r>
          </w:p>
        </w:tc>
        <w:tc>
          <w:tcPr>
            <w:tcW w:w="806" w:type="dxa"/>
            <w:tcBorders>
              <w:left w:val="single" w:sz="4" w:space="0" w:color="000000"/>
            </w:tcBorders>
            <w:vAlign w:val="center"/>
          </w:tcPr>
          <w:p w14:paraId="58465D97" w14:textId="77777777" w:rsidR="00DC6668" w:rsidRDefault="00000000">
            <w:pPr>
              <w:jc w:val="center"/>
              <w:rPr>
                <w:sz w:val="14"/>
                <w:szCs w:val="14"/>
              </w:rPr>
            </w:pPr>
            <w:r>
              <w:rPr>
                <w:sz w:val="14"/>
                <w:szCs w:val="14"/>
              </w:rPr>
              <w:t xml:space="preserve">-172.7 </w:t>
            </w:r>
            <w:r>
              <w:rPr>
                <w:sz w:val="14"/>
                <w:szCs w:val="14"/>
              </w:rPr>
              <w:br/>
              <w:t>(-174.95 to -170.05)</w:t>
            </w:r>
          </w:p>
        </w:tc>
        <w:tc>
          <w:tcPr>
            <w:tcW w:w="899" w:type="dxa"/>
            <w:vAlign w:val="center"/>
          </w:tcPr>
          <w:p w14:paraId="1E8140ED" w14:textId="77777777" w:rsidR="00DC6668" w:rsidRDefault="00000000">
            <w:pPr>
              <w:jc w:val="center"/>
              <w:rPr>
                <w:sz w:val="14"/>
                <w:szCs w:val="14"/>
              </w:rPr>
            </w:pPr>
            <w:r>
              <w:rPr>
                <w:sz w:val="14"/>
                <w:szCs w:val="14"/>
              </w:rPr>
              <w:t>-171.31</w:t>
            </w:r>
            <w:r>
              <w:rPr>
                <w:sz w:val="14"/>
                <w:szCs w:val="14"/>
              </w:rPr>
              <w:br/>
              <w:t xml:space="preserve"> (-173.56 to -169.19)</w:t>
            </w:r>
          </w:p>
        </w:tc>
        <w:tc>
          <w:tcPr>
            <w:tcW w:w="897" w:type="dxa"/>
            <w:tcBorders>
              <w:right w:val="single" w:sz="4" w:space="0" w:color="000000"/>
            </w:tcBorders>
            <w:vAlign w:val="center"/>
          </w:tcPr>
          <w:p w14:paraId="5FA47A1F" w14:textId="77777777" w:rsidR="00DC6668" w:rsidRDefault="00000000">
            <w:pPr>
              <w:jc w:val="center"/>
              <w:rPr>
                <w:sz w:val="14"/>
                <w:szCs w:val="14"/>
              </w:rPr>
            </w:pPr>
            <w:r>
              <w:rPr>
                <w:sz w:val="14"/>
                <w:szCs w:val="14"/>
              </w:rPr>
              <w:t>-171.4</w:t>
            </w:r>
            <w:r>
              <w:rPr>
                <w:sz w:val="14"/>
                <w:szCs w:val="14"/>
              </w:rPr>
              <w:br/>
              <w:t xml:space="preserve"> (-175.85 to -168.12)</w:t>
            </w:r>
          </w:p>
        </w:tc>
        <w:tc>
          <w:tcPr>
            <w:tcW w:w="817" w:type="dxa"/>
            <w:vAlign w:val="center"/>
          </w:tcPr>
          <w:p w14:paraId="43EDCFAD" w14:textId="77777777" w:rsidR="00DC6668" w:rsidRDefault="00000000">
            <w:pPr>
              <w:jc w:val="center"/>
              <w:rPr>
                <w:sz w:val="14"/>
                <w:szCs w:val="14"/>
              </w:rPr>
            </w:pPr>
            <w:r>
              <w:rPr>
                <w:sz w:val="14"/>
                <w:szCs w:val="14"/>
              </w:rPr>
              <w:t xml:space="preserve">-6.69 </w:t>
            </w:r>
            <w:r>
              <w:rPr>
                <w:sz w:val="14"/>
                <w:szCs w:val="14"/>
              </w:rPr>
              <w:br/>
              <w:t>(-6.71 to -6.67)</w:t>
            </w:r>
          </w:p>
        </w:tc>
        <w:tc>
          <w:tcPr>
            <w:tcW w:w="804" w:type="dxa"/>
            <w:vAlign w:val="center"/>
          </w:tcPr>
          <w:p w14:paraId="15450694" w14:textId="77777777" w:rsidR="00DC6668" w:rsidRDefault="00000000">
            <w:pPr>
              <w:jc w:val="center"/>
              <w:rPr>
                <w:sz w:val="14"/>
                <w:szCs w:val="14"/>
              </w:rPr>
            </w:pPr>
            <w:r>
              <w:rPr>
                <w:sz w:val="14"/>
                <w:szCs w:val="14"/>
              </w:rPr>
              <w:t xml:space="preserve">-6.69 </w:t>
            </w:r>
            <w:r>
              <w:rPr>
                <w:sz w:val="14"/>
                <w:szCs w:val="14"/>
              </w:rPr>
              <w:br/>
              <w:t>(-6.7 to -6.67)</w:t>
            </w:r>
          </w:p>
        </w:tc>
        <w:tc>
          <w:tcPr>
            <w:tcW w:w="806" w:type="dxa"/>
            <w:tcBorders>
              <w:right w:val="single" w:sz="4" w:space="0" w:color="000000"/>
            </w:tcBorders>
            <w:vAlign w:val="center"/>
          </w:tcPr>
          <w:p w14:paraId="141A105E" w14:textId="77777777" w:rsidR="00DC6668" w:rsidRDefault="00000000">
            <w:pPr>
              <w:jc w:val="center"/>
              <w:rPr>
                <w:sz w:val="14"/>
                <w:szCs w:val="14"/>
              </w:rPr>
            </w:pPr>
            <w:r>
              <w:rPr>
                <w:sz w:val="14"/>
                <w:szCs w:val="14"/>
              </w:rPr>
              <w:t xml:space="preserve">-6.7 </w:t>
            </w:r>
            <w:r>
              <w:rPr>
                <w:sz w:val="14"/>
                <w:szCs w:val="14"/>
              </w:rPr>
              <w:br/>
              <w:t>(-6.75 to -6.67)</w:t>
            </w:r>
          </w:p>
        </w:tc>
        <w:tc>
          <w:tcPr>
            <w:tcW w:w="818" w:type="dxa"/>
            <w:vAlign w:val="center"/>
          </w:tcPr>
          <w:p w14:paraId="46F2AD41" w14:textId="77777777" w:rsidR="00DC6668" w:rsidRDefault="00000000">
            <w:pPr>
              <w:jc w:val="center"/>
              <w:rPr>
                <w:sz w:val="14"/>
                <w:szCs w:val="14"/>
              </w:rPr>
            </w:pPr>
            <w:r>
              <w:rPr>
                <w:sz w:val="14"/>
                <w:szCs w:val="14"/>
              </w:rPr>
              <w:t>42.29</w:t>
            </w:r>
            <w:r>
              <w:rPr>
                <w:sz w:val="14"/>
                <w:szCs w:val="14"/>
              </w:rPr>
              <w:br/>
              <w:t xml:space="preserve"> (42.19 to 42.4)</w:t>
            </w:r>
          </w:p>
        </w:tc>
        <w:tc>
          <w:tcPr>
            <w:tcW w:w="807" w:type="dxa"/>
            <w:vAlign w:val="center"/>
          </w:tcPr>
          <w:p w14:paraId="66ED7EE9" w14:textId="77777777" w:rsidR="00DC6668" w:rsidRDefault="00000000">
            <w:pPr>
              <w:jc w:val="center"/>
              <w:rPr>
                <w:sz w:val="14"/>
                <w:szCs w:val="14"/>
              </w:rPr>
            </w:pPr>
            <w:r>
              <w:rPr>
                <w:sz w:val="14"/>
                <w:szCs w:val="14"/>
              </w:rPr>
              <w:t xml:space="preserve">42.33 </w:t>
            </w:r>
            <w:r>
              <w:rPr>
                <w:sz w:val="14"/>
                <w:szCs w:val="14"/>
              </w:rPr>
              <w:br/>
              <w:t>(42.25 to 42.41)</w:t>
            </w:r>
          </w:p>
        </w:tc>
        <w:tc>
          <w:tcPr>
            <w:tcW w:w="814" w:type="dxa"/>
            <w:tcBorders>
              <w:right w:val="single" w:sz="4" w:space="0" w:color="000000"/>
            </w:tcBorders>
            <w:vAlign w:val="center"/>
          </w:tcPr>
          <w:p w14:paraId="402AAADA" w14:textId="77777777" w:rsidR="00DC6668" w:rsidRDefault="00000000">
            <w:pPr>
              <w:jc w:val="center"/>
              <w:rPr>
                <w:sz w:val="14"/>
                <w:szCs w:val="14"/>
              </w:rPr>
            </w:pPr>
            <w:r>
              <w:rPr>
                <w:sz w:val="14"/>
                <w:szCs w:val="14"/>
              </w:rPr>
              <w:t xml:space="preserve">42.37 </w:t>
            </w:r>
            <w:r>
              <w:rPr>
                <w:sz w:val="14"/>
                <w:szCs w:val="14"/>
              </w:rPr>
              <w:br/>
              <w:t>(42.28 to 42.51)</w:t>
            </w:r>
          </w:p>
        </w:tc>
        <w:tc>
          <w:tcPr>
            <w:tcW w:w="536" w:type="dxa"/>
            <w:tcMar>
              <w:top w:w="0" w:type="dxa"/>
              <w:left w:w="30" w:type="dxa"/>
              <w:bottom w:w="0" w:type="dxa"/>
              <w:right w:w="30" w:type="dxa"/>
            </w:tcMar>
            <w:vAlign w:val="center"/>
          </w:tcPr>
          <w:p w14:paraId="3FE950DA" w14:textId="77777777" w:rsidR="00DC6668" w:rsidRDefault="00000000">
            <w:pPr>
              <w:jc w:val="center"/>
              <w:rPr>
                <w:sz w:val="14"/>
                <w:szCs w:val="14"/>
              </w:rPr>
            </w:pPr>
            <w:r>
              <w:rPr>
                <w:sz w:val="14"/>
                <w:szCs w:val="14"/>
              </w:rPr>
              <w:t>0.7</w:t>
            </w:r>
          </w:p>
        </w:tc>
        <w:tc>
          <w:tcPr>
            <w:tcW w:w="544" w:type="dxa"/>
            <w:tcMar>
              <w:top w:w="0" w:type="dxa"/>
              <w:left w:w="30" w:type="dxa"/>
              <w:bottom w:w="0" w:type="dxa"/>
              <w:right w:w="30" w:type="dxa"/>
            </w:tcMar>
            <w:vAlign w:val="center"/>
          </w:tcPr>
          <w:p w14:paraId="74CF84FF" w14:textId="77777777" w:rsidR="00DC6668" w:rsidRDefault="00000000">
            <w:pPr>
              <w:jc w:val="center"/>
              <w:rPr>
                <w:sz w:val="14"/>
                <w:szCs w:val="14"/>
              </w:rPr>
            </w:pPr>
            <w:r>
              <w:rPr>
                <w:sz w:val="14"/>
                <w:szCs w:val="14"/>
              </w:rPr>
              <w:t>0.8</w:t>
            </w:r>
          </w:p>
        </w:tc>
        <w:tc>
          <w:tcPr>
            <w:tcW w:w="536" w:type="dxa"/>
            <w:tcMar>
              <w:top w:w="0" w:type="dxa"/>
              <w:left w:w="30" w:type="dxa"/>
              <w:bottom w:w="0" w:type="dxa"/>
              <w:right w:w="30" w:type="dxa"/>
            </w:tcMar>
            <w:vAlign w:val="center"/>
          </w:tcPr>
          <w:p w14:paraId="582E279E" w14:textId="77777777" w:rsidR="00DC6668" w:rsidRDefault="00000000">
            <w:pPr>
              <w:jc w:val="center"/>
              <w:rPr>
                <w:sz w:val="14"/>
                <w:szCs w:val="14"/>
              </w:rPr>
            </w:pPr>
            <w:r>
              <w:rPr>
                <w:sz w:val="14"/>
                <w:szCs w:val="14"/>
              </w:rPr>
              <w:t>0.1</w:t>
            </w:r>
          </w:p>
        </w:tc>
        <w:tc>
          <w:tcPr>
            <w:tcW w:w="612" w:type="dxa"/>
            <w:tcMar>
              <w:top w:w="0" w:type="dxa"/>
              <w:left w:w="30" w:type="dxa"/>
              <w:bottom w:w="0" w:type="dxa"/>
              <w:right w:w="30" w:type="dxa"/>
            </w:tcMar>
            <w:vAlign w:val="center"/>
          </w:tcPr>
          <w:p w14:paraId="7DB2B156" w14:textId="77777777" w:rsidR="00DC6668" w:rsidRDefault="00000000">
            <w:pPr>
              <w:jc w:val="center"/>
              <w:rPr>
                <w:sz w:val="14"/>
                <w:szCs w:val="14"/>
              </w:rPr>
            </w:pPr>
            <w:r>
              <w:rPr>
                <w:sz w:val="14"/>
                <w:szCs w:val="14"/>
              </w:rPr>
              <w:t>0.2</w:t>
            </w:r>
          </w:p>
        </w:tc>
      </w:tr>
      <w:tr w:rsidR="00DC6668" w14:paraId="7B61FCDD" w14:textId="77777777">
        <w:trPr>
          <w:trHeight w:val="256"/>
          <w:jc w:val="center"/>
        </w:trPr>
        <w:tc>
          <w:tcPr>
            <w:tcW w:w="1512" w:type="dxa"/>
            <w:tcMar>
              <w:top w:w="0" w:type="dxa"/>
              <w:left w:w="30" w:type="dxa"/>
              <w:bottom w:w="0" w:type="dxa"/>
              <w:right w:w="30" w:type="dxa"/>
            </w:tcMar>
            <w:vAlign w:val="center"/>
          </w:tcPr>
          <w:p w14:paraId="75EF913A" w14:textId="77777777" w:rsidR="00DC6668" w:rsidRDefault="00000000">
            <w:pPr>
              <w:jc w:val="center"/>
              <w:rPr>
                <w:sz w:val="14"/>
                <w:szCs w:val="14"/>
              </w:rPr>
            </w:pPr>
            <w:r>
              <w:rPr>
                <w:sz w:val="14"/>
                <w:szCs w:val="14"/>
              </w:rPr>
              <w:t>5’-GAUAUAUC-3’</w:t>
            </w:r>
            <w:r>
              <w:rPr>
                <w:sz w:val="14"/>
                <w:szCs w:val="14"/>
                <w:vertAlign w:val="superscript"/>
              </w:rPr>
              <w:t>e</w:t>
            </w:r>
            <w:r>
              <w:rPr>
                <w:sz w:val="14"/>
                <w:szCs w:val="14"/>
              </w:rPr>
              <w:br/>
              <w:t>3’-CUAUAUAG-5’</w:t>
            </w:r>
          </w:p>
        </w:tc>
        <w:tc>
          <w:tcPr>
            <w:tcW w:w="734" w:type="dxa"/>
            <w:tcBorders>
              <w:left w:val="single" w:sz="4" w:space="0" w:color="000000"/>
            </w:tcBorders>
            <w:vAlign w:val="center"/>
          </w:tcPr>
          <w:p w14:paraId="02A35C1B" w14:textId="77777777" w:rsidR="00DC6668" w:rsidRDefault="00000000">
            <w:pPr>
              <w:jc w:val="center"/>
              <w:rPr>
                <w:sz w:val="14"/>
                <w:szCs w:val="14"/>
              </w:rPr>
            </w:pPr>
            <w:r>
              <w:rPr>
                <w:sz w:val="14"/>
                <w:szCs w:val="14"/>
              </w:rPr>
              <w:t>-73.53</w:t>
            </w:r>
            <w:r>
              <w:rPr>
                <w:sz w:val="14"/>
                <w:szCs w:val="14"/>
              </w:rPr>
              <w:br/>
              <w:t xml:space="preserve"> (-74.25 to -72.58)</w:t>
            </w:r>
          </w:p>
        </w:tc>
        <w:tc>
          <w:tcPr>
            <w:tcW w:w="810" w:type="dxa"/>
            <w:vAlign w:val="center"/>
          </w:tcPr>
          <w:p w14:paraId="50111900" w14:textId="77777777" w:rsidR="00DC6668" w:rsidRDefault="00000000">
            <w:pPr>
              <w:jc w:val="center"/>
              <w:rPr>
                <w:sz w:val="14"/>
                <w:szCs w:val="14"/>
              </w:rPr>
            </w:pPr>
            <w:r>
              <w:rPr>
                <w:sz w:val="14"/>
                <w:szCs w:val="14"/>
              </w:rPr>
              <w:t xml:space="preserve">-63.12 </w:t>
            </w:r>
            <w:r>
              <w:rPr>
                <w:sz w:val="14"/>
                <w:szCs w:val="14"/>
              </w:rPr>
              <w:br/>
              <w:t>(-64.49 to -62.15)</w:t>
            </w:r>
          </w:p>
        </w:tc>
        <w:tc>
          <w:tcPr>
            <w:tcW w:w="814" w:type="dxa"/>
            <w:tcBorders>
              <w:right w:val="single" w:sz="4" w:space="0" w:color="000000"/>
            </w:tcBorders>
            <w:vAlign w:val="center"/>
          </w:tcPr>
          <w:p w14:paraId="3AF900C0" w14:textId="77777777" w:rsidR="00DC6668" w:rsidRDefault="00000000">
            <w:pPr>
              <w:jc w:val="center"/>
              <w:rPr>
                <w:sz w:val="14"/>
                <w:szCs w:val="14"/>
              </w:rPr>
            </w:pPr>
            <w:r>
              <w:rPr>
                <w:sz w:val="14"/>
                <w:szCs w:val="14"/>
              </w:rPr>
              <w:t xml:space="preserve">-74.15 </w:t>
            </w:r>
            <w:r>
              <w:rPr>
                <w:sz w:val="14"/>
                <w:szCs w:val="14"/>
              </w:rPr>
              <w:br/>
              <w:t>(-78.59 to -71.74)</w:t>
            </w:r>
          </w:p>
        </w:tc>
        <w:tc>
          <w:tcPr>
            <w:tcW w:w="806" w:type="dxa"/>
            <w:tcBorders>
              <w:left w:val="single" w:sz="4" w:space="0" w:color="000000"/>
            </w:tcBorders>
            <w:vAlign w:val="center"/>
          </w:tcPr>
          <w:p w14:paraId="7D9E97DE" w14:textId="77777777" w:rsidR="00DC6668" w:rsidRDefault="00000000">
            <w:pPr>
              <w:jc w:val="center"/>
              <w:rPr>
                <w:sz w:val="14"/>
                <w:szCs w:val="14"/>
              </w:rPr>
            </w:pPr>
            <w:r>
              <w:rPr>
                <w:sz w:val="14"/>
                <w:szCs w:val="14"/>
              </w:rPr>
              <w:t>-220.06</w:t>
            </w:r>
            <w:r>
              <w:rPr>
                <w:sz w:val="14"/>
                <w:szCs w:val="14"/>
              </w:rPr>
              <w:br/>
              <w:t xml:space="preserve"> (-222.4 to -217.04)</w:t>
            </w:r>
          </w:p>
        </w:tc>
        <w:tc>
          <w:tcPr>
            <w:tcW w:w="899" w:type="dxa"/>
            <w:vAlign w:val="center"/>
          </w:tcPr>
          <w:p w14:paraId="483522D9" w14:textId="77777777" w:rsidR="00DC6668" w:rsidRDefault="00000000">
            <w:pPr>
              <w:jc w:val="center"/>
              <w:rPr>
                <w:sz w:val="14"/>
                <w:szCs w:val="14"/>
              </w:rPr>
            </w:pPr>
            <w:r>
              <w:rPr>
                <w:sz w:val="14"/>
                <w:szCs w:val="14"/>
              </w:rPr>
              <w:t>-186.19</w:t>
            </w:r>
            <w:r>
              <w:rPr>
                <w:sz w:val="14"/>
                <w:szCs w:val="14"/>
              </w:rPr>
              <w:br/>
              <w:t xml:space="preserve"> (-190.72 to -182.98)</w:t>
            </w:r>
          </w:p>
        </w:tc>
        <w:tc>
          <w:tcPr>
            <w:tcW w:w="897" w:type="dxa"/>
            <w:tcBorders>
              <w:right w:val="single" w:sz="4" w:space="0" w:color="000000"/>
            </w:tcBorders>
            <w:vAlign w:val="center"/>
          </w:tcPr>
          <w:p w14:paraId="3986BAC5" w14:textId="77777777" w:rsidR="00DC6668" w:rsidRDefault="00000000">
            <w:pPr>
              <w:jc w:val="center"/>
              <w:rPr>
                <w:sz w:val="14"/>
                <w:szCs w:val="14"/>
              </w:rPr>
            </w:pPr>
            <w:r>
              <w:rPr>
                <w:sz w:val="14"/>
                <w:szCs w:val="14"/>
              </w:rPr>
              <w:t>-221.96</w:t>
            </w:r>
            <w:r>
              <w:rPr>
                <w:sz w:val="14"/>
                <w:szCs w:val="14"/>
              </w:rPr>
              <w:br/>
              <w:t xml:space="preserve"> (-236.28 to -214.21)</w:t>
            </w:r>
          </w:p>
        </w:tc>
        <w:tc>
          <w:tcPr>
            <w:tcW w:w="817" w:type="dxa"/>
            <w:vAlign w:val="center"/>
          </w:tcPr>
          <w:p w14:paraId="00B7EC8A" w14:textId="77777777" w:rsidR="00DC6668" w:rsidRDefault="00000000">
            <w:pPr>
              <w:jc w:val="center"/>
              <w:rPr>
                <w:sz w:val="14"/>
                <w:szCs w:val="14"/>
              </w:rPr>
            </w:pPr>
            <w:r>
              <w:rPr>
                <w:sz w:val="14"/>
                <w:szCs w:val="14"/>
              </w:rPr>
              <w:t xml:space="preserve">-5.28 </w:t>
            </w:r>
            <w:r>
              <w:rPr>
                <w:sz w:val="14"/>
                <w:szCs w:val="14"/>
              </w:rPr>
              <w:br/>
              <w:t>(-5.3 to -5.24)</w:t>
            </w:r>
          </w:p>
        </w:tc>
        <w:tc>
          <w:tcPr>
            <w:tcW w:w="804" w:type="dxa"/>
            <w:vAlign w:val="center"/>
          </w:tcPr>
          <w:p w14:paraId="2AFA1CDC" w14:textId="77777777" w:rsidR="00DC6668" w:rsidRDefault="00000000">
            <w:pPr>
              <w:jc w:val="center"/>
              <w:rPr>
                <w:sz w:val="14"/>
                <w:szCs w:val="14"/>
              </w:rPr>
            </w:pPr>
            <w:r>
              <w:rPr>
                <w:sz w:val="14"/>
                <w:szCs w:val="14"/>
              </w:rPr>
              <w:t xml:space="preserve">-5.37 </w:t>
            </w:r>
            <w:r>
              <w:rPr>
                <w:sz w:val="14"/>
                <w:szCs w:val="14"/>
              </w:rPr>
              <w:br/>
              <w:t>(-5.4 to -5.33)</w:t>
            </w:r>
          </w:p>
        </w:tc>
        <w:tc>
          <w:tcPr>
            <w:tcW w:w="806" w:type="dxa"/>
            <w:tcBorders>
              <w:right w:val="single" w:sz="4" w:space="0" w:color="000000"/>
            </w:tcBorders>
            <w:vAlign w:val="center"/>
          </w:tcPr>
          <w:p w14:paraId="5831FCA3" w14:textId="77777777" w:rsidR="00DC6668" w:rsidRDefault="00000000">
            <w:pPr>
              <w:jc w:val="center"/>
              <w:rPr>
                <w:sz w:val="14"/>
                <w:szCs w:val="14"/>
              </w:rPr>
            </w:pPr>
            <w:r>
              <w:rPr>
                <w:sz w:val="14"/>
                <w:szCs w:val="14"/>
              </w:rPr>
              <w:t xml:space="preserve">-5.31 </w:t>
            </w:r>
            <w:r>
              <w:rPr>
                <w:sz w:val="14"/>
                <w:szCs w:val="14"/>
              </w:rPr>
              <w:br/>
              <w:t>(-5.34 to -5.27)</w:t>
            </w:r>
          </w:p>
        </w:tc>
        <w:tc>
          <w:tcPr>
            <w:tcW w:w="818" w:type="dxa"/>
            <w:vAlign w:val="center"/>
          </w:tcPr>
          <w:p w14:paraId="10B5E0F5" w14:textId="77777777" w:rsidR="00DC6668" w:rsidRDefault="00000000">
            <w:pPr>
              <w:jc w:val="center"/>
              <w:rPr>
                <w:sz w:val="14"/>
                <w:szCs w:val="14"/>
              </w:rPr>
            </w:pPr>
            <w:r>
              <w:rPr>
                <w:sz w:val="14"/>
                <w:szCs w:val="14"/>
              </w:rPr>
              <w:t>35.33</w:t>
            </w:r>
            <w:r>
              <w:rPr>
                <w:sz w:val="14"/>
                <w:szCs w:val="14"/>
              </w:rPr>
              <w:br/>
              <w:t xml:space="preserve"> (35.19 to 35.45)</w:t>
            </w:r>
          </w:p>
        </w:tc>
        <w:tc>
          <w:tcPr>
            <w:tcW w:w="807" w:type="dxa"/>
            <w:vAlign w:val="center"/>
          </w:tcPr>
          <w:p w14:paraId="2C83C9CF" w14:textId="77777777" w:rsidR="00DC6668" w:rsidRDefault="00000000">
            <w:pPr>
              <w:jc w:val="center"/>
              <w:rPr>
                <w:sz w:val="14"/>
                <w:szCs w:val="14"/>
              </w:rPr>
            </w:pPr>
            <w:r>
              <w:rPr>
                <w:sz w:val="14"/>
                <w:szCs w:val="14"/>
              </w:rPr>
              <w:t xml:space="preserve">35.52 </w:t>
            </w:r>
            <w:r>
              <w:rPr>
                <w:sz w:val="14"/>
                <w:szCs w:val="14"/>
              </w:rPr>
              <w:br/>
              <w:t>(35.35 to 35.63)</w:t>
            </w:r>
          </w:p>
        </w:tc>
        <w:tc>
          <w:tcPr>
            <w:tcW w:w="814" w:type="dxa"/>
            <w:tcBorders>
              <w:right w:val="single" w:sz="4" w:space="0" w:color="000000"/>
            </w:tcBorders>
            <w:vAlign w:val="center"/>
          </w:tcPr>
          <w:p w14:paraId="56E1C385" w14:textId="77777777" w:rsidR="00DC6668" w:rsidRDefault="00000000">
            <w:pPr>
              <w:jc w:val="center"/>
              <w:rPr>
                <w:sz w:val="14"/>
                <w:szCs w:val="14"/>
              </w:rPr>
            </w:pPr>
            <w:r>
              <w:rPr>
                <w:sz w:val="14"/>
                <w:szCs w:val="14"/>
              </w:rPr>
              <w:t xml:space="preserve">35.47 </w:t>
            </w:r>
            <w:r>
              <w:rPr>
                <w:sz w:val="14"/>
                <w:szCs w:val="14"/>
              </w:rPr>
              <w:br/>
              <w:t>(35.26 to 35.59)</w:t>
            </w:r>
          </w:p>
        </w:tc>
        <w:tc>
          <w:tcPr>
            <w:tcW w:w="536" w:type="dxa"/>
            <w:tcMar>
              <w:top w:w="0" w:type="dxa"/>
              <w:left w:w="30" w:type="dxa"/>
              <w:bottom w:w="0" w:type="dxa"/>
              <w:right w:w="30" w:type="dxa"/>
            </w:tcMar>
            <w:vAlign w:val="center"/>
          </w:tcPr>
          <w:p w14:paraId="2E169D6F" w14:textId="77777777" w:rsidR="00DC6668" w:rsidRDefault="00000000">
            <w:pPr>
              <w:jc w:val="center"/>
              <w:rPr>
                <w:sz w:val="14"/>
                <w:szCs w:val="14"/>
              </w:rPr>
            </w:pPr>
            <w:r>
              <w:rPr>
                <w:sz w:val="14"/>
                <w:szCs w:val="14"/>
              </w:rPr>
              <w:t>15.7</w:t>
            </w:r>
          </w:p>
        </w:tc>
        <w:tc>
          <w:tcPr>
            <w:tcW w:w="544" w:type="dxa"/>
            <w:tcMar>
              <w:top w:w="0" w:type="dxa"/>
              <w:left w:w="30" w:type="dxa"/>
              <w:bottom w:w="0" w:type="dxa"/>
              <w:right w:w="30" w:type="dxa"/>
            </w:tcMar>
            <w:vAlign w:val="center"/>
          </w:tcPr>
          <w:p w14:paraId="34A2762E" w14:textId="77777777" w:rsidR="00DC6668" w:rsidRDefault="00000000">
            <w:pPr>
              <w:jc w:val="center"/>
              <w:rPr>
                <w:sz w:val="14"/>
                <w:szCs w:val="14"/>
              </w:rPr>
            </w:pPr>
            <w:r>
              <w:rPr>
                <w:sz w:val="14"/>
                <w:szCs w:val="14"/>
              </w:rPr>
              <w:t>17.1</w:t>
            </w:r>
          </w:p>
        </w:tc>
        <w:tc>
          <w:tcPr>
            <w:tcW w:w="536" w:type="dxa"/>
            <w:tcMar>
              <w:top w:w="0" w:type="dxa"/>
              <w:left w:w="30" w:type="dxa"/>
              <w:bottom w:w="0" w:type="dxa"/>
              <w:right w:w="30" w:type="dxa"/>
            </w:tcMar>
            <w:vAlign w:val="center"/>
          </w:tcPr>
          <w:p w14:paraId="579C87CB" w14:textId="77777777" w:rsidR="00DC6668" w:rsidRDefault="00000000">
            <w:pPr>
              <w:jc w:val="center"/>
              <w:rPr>
                <w:sz w:val="14"/>
                <w:szCs w:val="14"/>
              </w:rPr>
            </w:pPr>
            <w:r>
              <w:rPr>
                <w:sz w:val="14"/>
                <w:szCs w:val="14"/>
              </w:rPr>
              <w:t>1.7</w:t>
            </w:r>
          </w:p>
        </w:tc>
        <w:tc>
          <w:tcPr>
            <w:tcW w:w="612" w:type="dxa"/>
            <w:tcMar>
              <w:top w:w="0" w:type="dxa"/>
              <w:left w:w="30" w:type="dxa"/>
              <w:bottom w:w="0" w:type="dxa"/>
              <w:right w:w="30" w:type="dxa"/>
            </w:tcMar>
            <w:vAlign w:val="center"/>
          </w:tcPr>
          <w:p w14:paraId="2B1262B8" w14:textId="77777777" w:rsidR="00DC6668" w:rsidRDefault="00000000">
            <w:pPr>
              <w:jc w:val="center"/>
              <w:rPr>
                <w:sz w:val="14"/>
                <w:szCs w:val="14"/>
              </w:rPr>
            </w:pPr>
            <w:r>
              <w:rPr>
                <w:sz w:val="14"/>
                <w:szCs w:val="14"/>
              </w:rPr>
              <w:t>0.5</w:t>
            </w:r>
          </w:p>
        </w:tc>
      </w:tr>
      <w:tr w:rsidR="00DC6668" w14:paraId="6498CBFB" w14:textId="77777777">
        <w:trPr>
          <w:trHeight w:val="256"/>
          <w:jc w:val="center"/>
        </w:trPr>
        <w:tc>
          <w:tcPr>
            <w:tcW w:w="1512" w:type="dxa"/>
            <w:tcMar>
              <w:top w:w="0" w:type="dxa"/>
              <w:left w:w="30" w:type="dxa"/>
              <w:bottom w:w="0" w:type="dxa"/>
              <w:right w:w="30" w:type="dxa"/>
            </w:tcMar>
            <w:vAlign w:val="center"/>
          </w:tcPr>
          <w:p w14:paraId="792EAA2F" w14:textId="77777777" w:rsidR="00DC6668" w:rsidRDefault="00000000">
            <w:pPr>
              <w:jc w:val="center"/>
              <w:rPr>
                <w:sz w:val="14"/>
                <w:szCs w:val="14"/>
              </w:rPr>
            </w:pPr>
            <w:r>
              <w:rPr>
                <w:sz w:val="14"/>
                <w:szCs w:val="14"/>
              </w:rPr>
              <w:t>5’-GCAAUUGC-3’</w:t>
            </w:r>
            <w:r>
              <w:rPr>
                <w:sz w:val="14"/>
                <w:szCs w:val="14"/>
                <w:vertAlign w:val="superscript"/>
              </w:rPr>
              <w:t>e</w:t>
            </w:r>
            <w:r>
              <w:rPr>
                <w:sz w:val="14"/>
                <w:szCs w:val="14"/>
              </w:rPr>
              <w:br/>
              <w:t>3’-CGUUAACG-5’</w:t>
            </w:r>
          </w:p>
        </w:tc>
        <w:tc>
          <w:tcPr>
            <w:tcW w:w="734" w:type="dxa"/>
            <w:tcBorders>
              <w:left w:val="single" w:sz="4" w:space="0" w:color="000000"/>
            </w:tcBorders>
            <w:vAlign w:val="center"/>
          </w:tcPr>
          <w:p w14:paraId="0E43CFAD" w14:textId="77777777" w:rsidR="00DC6668" w:rsidRDefault="00000000">
            <w:pPr>
              <w:jc w:val="center"/>
              <w:rPr>
                <w:sz w:val="14"/>
                <w:szCs w:val="14"/>
              </w:rPr>
            </w:pPr>
            <w:r>
              <w:rPr>
                <w:sz w:val="14"/>
                <w:szCs w:val="14"/>
              </w:rPr>
              <w:t>-77.7</w:t>
            </w:r>
            <w:r>
              <w:rPr>
                <w:sz w:val="14"/>
                <w:szCs w:val="14"/>
              </w:rPr>
              <w:br/>
              <w:t xml:space="preserve"> (-79.22 to -76.53)</w:t>
            </w:r>
          </w:p>
        </w:tc>
        <w:tc>
          <w:tcPr>
            <w:tcW w:w="810" w:type="dxa"/>
            <w:vAlign w:val="center"/>
          </w:tcPr>
          <w:p w14:paraId="5A82EA66" w14:textId="77777777" w:rsidR="00DC6668" w:rsidRDefault="00000000">
            <w:pPr>
              <w:jc w:val="center"/>
              <w:rPr>
                <w:sz w:val="14"/>
                <w:szCs w:val="14"/>
              </w:rPr>
            </w:pPr>
            <w:r>
              <w:rPr>
                <w:sz w:val="14"/>
                <w:szCs w:val="14"/>
              </w:rPr>
              <w:t xml:space="preserve">-75.39 </w:t>
            </w:r>
            <w:r>
              <w:rPr>
                <w:sz w:val="14"/>
                <w:szCs w:val="14"/>
              </w:rPr>
              <w:br/>
              <w:t>(-77.18 to -73.68)</w:t>
            </w:r>
          </w:p>
        </w:tc>
        <w:tc>
          <w:tcPr>
            <w:tcW w:w="814" w:type="dxa"/>
            <w:tcBorders>
              <w:right w:val="single" w:sz="4" w:space="0" w:color="000000"/>
            </w:tcBorders>
            <w:vAlign w:val="center"/>
          </w:tcPr>
          <w:p w14:paraId="6B6740FD" w14:textId="77777777" w:rsidR="00DC6668" w:rsidRDefault="00000000">
            <w:pPr>
              <w:jc w:val="center"/>
              <w:rPr>
                <w:sz w:val="14"/>
                <w:szCs w:val="14"/>
              </w:rPr>
            </w:pPr>
            <w:r>
              <w:rPr>
                <w:sz w:val="14"/>
                <w:szCs w:val="14"/>
              </w:rPr>
              <w:t xml:space="preserve">-81.24 </w:t>
            </w:r>
            <w:r>
              <w:rPr>
                <w:sz w:val="14"/>
                <w:szCs w:val="14"/>
              </w:rPr>
              <w:br/>
              <w:t>(-84.35 to -79.04)</w:t>
            </w:r>
          </w:p>
        </w:tc>
        <w:tc>
          <w:tcPr>
            <w:tcW w:w="806" w:type="dxa"/>
            <w:tcBorders>
              <w:left w:val="single" w:sz="4" w:space="0" w:color="000000"/>
            </w:tcBorders>
            <w:vAlign w:val="center"/>
          </w:tcPr>
          <w:p w14:paraId="7335265D" w14:textId="77777777" w:rsidR="00DC6668" w:rsidRDefault="00000000">
            <w:pPr>
              <w:jc w:val="center"/>
              <w:rPr>
                <w:sz w:val="14"/>
                <w:szCs w:val="14"/>
              </w:rPr>
            </w:pPr>
            <w:r>
              <w:rPr>
                <w:sz w:val="14"/>
                <w:szCs w:val="14"/>
              </w:rPr>
              <w:t>-223.08</w:t>
            </w:r>
            <w:r>
              <w:rPr>
                <w:sz w:val="14"/>
                <w:szCs w:val="14"/>
              </w:rPr>
              <w:br/>
              <w:t xml:space="preserve"> (-227.87 to -219.42)</w:t>
            </w:r>
          </w:p>
        </w:tc>
        <w:tc>
          <w:tcPr>
            <w:tcW w:w="899" w:type="dxa"/>
            <w:vAlign w:val="center"/>
          </w:tcPr>
          <w:p w14:paraId="590DB2BF" w14:textId="77777777" w:rsidR="00DC6668" w:rsidRDefault="00000000">
            <w:pPr>
              <w:jc w:val="center"/>
              <w:rPr>
                <w:sz w:val="14"/>
                <w:szCs w:val="14"/>
              </w:rPr>
            </w:pPr>
            <w:r>
              <w:rPr>
                <w:sz w:val="14"/>
                <w:szCs w:val="14"/>
              </w:rPr>
              <w:t>-215.93</w:t>
            </w:r>
            <w:r>
              <w:rPr>
                <w:sz w:val="14"/>
                <w:szCs w:val="14"/>
              </w:rPr>
              <w:br/>
              <w:t xml:space="preserve"> (-221.55 to -210.59)</w:t>
            </w:r>
          </w:p>
        </w:tc>
        <w:tc>
          <w:tcPr>
            <w:tcW w:w="897" w:type="dxa"/>
            <w:tcBorders>
              <w:right w:val="single" w:sz="4" w:space="0" w:color="000000"/>
            </w:tcBorders>
            <w:vAlign w:val="center"/>
          </w:tcPr>
          <w:p w14:paraId="7D8F380D" w14:textId="77777777" w:rsidR="00DC6668" w:rsidRDefault="00000000">
            <w:pPr>
              <w:jc w:val="center"/>
              <w:rPr>
                <w:sz w:val="14"/>
                <w:szCs w:val="14"/>
              </w:rPr>
            </w:pPr>
            <w:r>
              <w:rPr>
                <w:sz w:val="14"/>
                <w:szCs w:val="14"/>
              </w:rPr>
              <w:t>-234.11</w:t>
            </w:r>
            <w:r>
              <w:rPr>
                <w:sz w:val="14"/>
                <w:szCs w:val="14"/>
              </w:rPr>
              <w:br/>
              <w:t xml:space="preserve"> (-243.79 to -227.28)</w:t>
            </w:r>
          </w:p>
        </w:tc>
        <w:tc>
          <w:tcPr>
            <w:tcW w:w="817" w:type="dxa"/>
            <w:vAlign w:val="center"/>
          </w:tcPr>
          <w:p w14:paraId="7A6655C9" w14:textId="77777777" w:rsidR="00DC6668" w:rsidRDefault="00000000">
            <w:pPr>
              <w:jc w:val="center"/>
              <w:rPr>
                <w:sz w:val="14"/>
                <w:szCs w:val="14"/>
              </w:rPr>
            </w:pPr>
            <w:r>
              <w:rPr>
                <w:sz w:val="14"/>
                <w:szCs w:val="14"/>
              </w:rPr>
              <w:t xml:space="preserve">-8.52 </w:t>
            </w:r>
            <w:r>
              <w:rPr>
                <w:sz w:val="14"/>
                <w:szCs w:val="14"/>
              </w:rPr>
              <w:br/>
              <w:t>(-8.56 to -8.46)</w:t>
            </w:r>
          </w:p>
        </w:tc>
        <w:tc>
          <w:tcPr>
            <w:tcW w:w="804" w:type="dxa"/>
            <w:vAlign w:val="center"/>
          </w:tcPr>
          <w:p w14:paraId="42F60504" w14:textId="77777777" w:rsidR="00DC6668" w:rsidRDefault="00000000">
            <w:pPr>
              <w:jc w:val="center"/>
              <w:rPr>
                <w:sz w:val="14"/>
                <w:szCs w:val="14"/>
              </w:rPr>
            </w:pPr>
            <w:r>
              <w:rPr>
                <w:sz w:val="14"/>
                <w:szCs w:val="14"/>
              </w:rPr>
              <w:t xml:space="preserve">-8.42 </w:t>
            </w:r>
            <w:r>
              <w:rPr>
                <w:sz w:val="14"/>
                <w:szCs w:val="14"/>
              </w:rPr>
              <w:br/>
              <w:t>(-8.47 to -8.35)</w:t>
            </w:r>
          </w:p>
        </w:tc>
        <w:tc>
          <w:tcPr>
            <w:tcW w:w="806" w:type="dxa"/>
            <w:tcBorders>
              <w:right w:val="single" w:sz="4" w:space="0" w:color="000000"/>
            </w:tcBorders>
            <w:vAlign w:val="center"/>
          </w:tcPr>
          <w:p w14:paraId="732B542D" w14:textId="77777777" w:rsidR="00DC6668" w:rsidRDefault="00000000">
            <w:pPr>
              <w:jc w:val="center"/>
              <w:rPr>
                <w:sz w:val="14"/>
                <w:szCs w:val="14"/>
              </w:rPr>
            </w:pPr>
            <w:r>
              <w:rPr>
                <w:sz w:val="14"/>
                <w:szCs w:val="14"/>
              </w:rPr>
              <w:t xml:space="preserve">-8.63 </w:t>
            </w:r>
            <w:r>
              <w:rPr>
                <w:sz w:val="14"/>
                <w:szCs w:val="14"/>
              </w:rPr>
              <w:br/>
              <w:t>(-8.73 to -8.54)</w:t>
            </w:r>
          </w:p>
        </w:tc>
        <w:tc>
          <w:tcPr>
            <w:tcW w:w="818" w:type="dxa"/>
            <w:vAlign w:val="center"/>
          </w:tcPr>
          <w:p w14:paraId="60492780" w14:textId="77777777" w:rsidR="00DC6668" w:rsidRDefault="00000000">
            <w:pPr>
              <w:jc w:val="center"/>
              <w:rPr>
                <w:sz w:val="14"/>
                <w:szCs w:val="14"/>
              </w:rPr>
            </w:pPr>
            <w:r>
              <w:rPr>
                <w:sz w:val="14"/>
                <w:szCs w:val="14"/>
              </w:rPr>
              <w:t xml:space="preserve">48.76 </w:t>
            </w:r>
            <w:r>
              <w:rPr>
                <w:sz w:val="14"/>
                <w:szCs w:val="14"/>
              </w:rPr>
              <w:br/>
              <w:t>(48.57 to 48.88)</w:t>
            </w:r>
          </w:p>
        </w:tc>
        <w:tc>
          <w:tcPr>
            <w:tcW w:w="807" w:type="dxa"/>
            <w:vAlign w:val="center"/>
          </w:tcPr>
          <w:p w14:paraId="717D3BBA" w14:textId="77777777" w:rsidR="00DC6668" w:rsidRDefault="00000000">
            <w:pPr>
              <w:jc w:val="center"/>
              <w:rPr>
                <w:sz w:val="14"/>
                <w:szCs w:val="14"/>
              </w:rPr>
            </w:pPr>
            <w:r>
              <w:rPr>
                <w:sz w:val="14"/>
                <w:szCs w:val="14"/>
              </w:rPr>
              <w:t xml:space="preserve">48.7 </w:t>
            </w:r>
            <w:r>
              <w:rPr>
                <w:sz w:val="14"/>
                <w:szCs w:val="14"/>
              </w:rPr>
              <w:br/>
              <w:t>(48.59 to 48.82)</w:t>
            </w:r>
          </w:p>
        </w:tc>
        <w:tc>
          <w:tcPr>
            <w:tcW w:w="814" w:type="dxa"/>
            <w:tcBorders>
              <w:right w:val="single" w:sz="4" w:space="0" w:color="000000"/>
            </w:tcBorders>
            <w:vAlign w:val="center"/>
          </w:tcPr>
          <w:p w14:paraId="6C6953CA" w14:textId="77777777" w:rsidR="00DC6668" w:rsidRDefault="00000000">
            <w:pPr>
              <w:jc w:val="center"/>
              <w:rPr>
                <w:sz w:val="14"/>
                <w:szCs w:val="14"/>
              </w:rPr>
            </w:pPr>
            <w:r>
              <w:rPr>
                <w:sz w:val="14"/>
                <w:szCs w:val="14"/>
              </w:rPr>
              <w:t xml:space="preserve">48.71 </w:t>
            </w:r>
            <w:r>
              <w:rPr>
                <w:sz w:val="14"/>
                <w:szCs w:val="14"/>
              </w:rPr>
              <w:br/>
              <w:t>(48.64 to 48.78)</w:t>
            </w:r>
          </w:p>
        </w:tc>
        <w:tc>
          <w:tcPr>
            <w:tcW w:w="536" w:type="dxa"/>
            <w:tcMar>
              <w:top w:w="0" w:type="dxa"/>
              <w:left w:w="30" w:type="dxa"/>
              <w:bottom w:w="0" w:type="dxa"/>
              <w:right w:w="30" w:type="dxa"/>
            </w:tcMar>
            <w:vAlign w:val="center"/>
          </w:tcPr>
          <w:p w14:paraId="1FC06B17" w14:textId="77777777" w:rsidR="00DC6668" w:rsidRDefault="00000000">
            <w:pPr>
              <w:jc w:val="center"/>
              <w:rPr>
                <w:sz w:val="14"/>
                <w:szCs w:val="14"/>
              </w:rPr>
            </w:pPr>
            <w:r>
              <w:rPr>
                <w:sz w:val="14"/>
                <w:szCs w:val="14"/>
              </w:rPr>
              <w:t>7.5</w:t>
            </w:r>
          </w:p>
        </w:tc>
        <w:tc>
          <w:tcPr>
            <w:tcW w:w="544" w:type="dxa"/>
            <w:tcMar>
              <w:top w:w="0" w:type="dxa"/>
              <w:left w:w="30" w:type="dxa"/>
              <w:bottom w:w="0" w:type="dxa"/>
              <w:right w:w="30" w:type="dxa"/>
            </w:tcMar>
            <w:vAlign w:val="center"/>
          </w:tcPr>
          <w:p w14:paraId="33D90AD4" w14:textId="77777777" w:rsidR="00DC6668" w:rsidRDefault="00000000">
            <w:pPr>
              <w:jc w:val="center"/>
              <w:rPr>
                <w:sz w:val="14"/>
                <w:szCs w:val="14"/>
              </w:rPr>
            </w:pPr>
            <w:r>
              <w:rPr>
                <w:sz w:val="14"/>
                <w:szCs w:val="14"/>
              </w:rPr>
              <w:t>8.1</w:t>
            </w:r>
          </w:p>
        </w:tc>
        <w:tc>
          <w:tcPr>
            <w:tcW w:w="536" w:type="dxa"/>
            <w:tcMar>
              <w:top w:w="0" w:type="dxa"/>
              <w:left w:w="30" w:type="dxa"/>
              <w:bottom w:w="0" w:type="dxa"/>
              <w:right w:w="30" w:type="dxa"/>
            </w:tcMar>
            <w:vAlign w:val="center"/>
          </w:tcPr>
          <w:p w14:paraId="288126B5" w14:textId="77777777" w:rsidR="00DC6668" w:rsidRDefault="00000000">
            <w:pPr>
              <w:jc w:val="center"/>
              <w:rPr>
                <w:sz w:val="14"/>
                <w:szCs w:val="14"/>
              </w:rPr>
            </w:pPr>
            <w:r>
              <w:rPr>
                <w:sz w:val="14"/>
                <w:szCs w:val="14"/>
              </w:rPr>
              <w:t>2.5</w:t>
            </w:r>
          </w:p>
        </w:tc>
        <w:tc>
          <w:tcPr>
            <w:tcW w:w="612" w:type="dxa"/>
            <w:tcMar>
              <w:top w:w="0" w:type="dxa"/>
              <w:left w:w="30" w:type="dxa"/>
              <w:bottom w:w="0" w:type="dxa"/>
              <w:right w:w="30" w:type="dxa"/>
            </w:tcMar>
            <w:vAlign w:val="center"/>
          </w:tcPr>
          <w:p w14:paraId="7DB6B05D" w14:textId="77777777" w:rsidR="00DC6668" w:rsidRDefault="00000000">
            <w:pPr>
              <w:jc w:val="center"/>
              <w:rPr>
                <w:sz w:val="14"/>
                <w:szCs w:val="14"/>
              </w:rPr>
            </w:pPr>
            <w:r>
              <w:rPr>
                <w:sz w:val="14"/>
                <w:szCs w:val="14"/>
              </w:rPr>
              <w:t>0.1</w:t>
            </w:r>
          </w:p>
        </w:tc>
      </w:tr>
      <w:tr w:rsidR="00DC6668" w14:paraId="086A2732" w14:textId="77777777">
        <w:trPr>
          <w:trHeight w:val="256"/>
          <w:jc w:val="center"/>
        </w:trPr>
        <w:tc>
          <w:tcPr>
            <w:tcW w:w="1512" w:type="dxa"/>
            <w:tcMar>
              <w:top w:w="0" w:type="dxa"/>
              <w:left w:w="30" w:type="dxa"/>
              <w:bottom w:w="0" w:type="dxa"/>
              <w:right w:w="30" w:type="dxa"/>
            </w:tcMar>
            <w:vAlign w:val="center"/>
          </w:tcPr>
          <w:p w14:paraId="54D6411C" w14:textId="77777777" w:rsidR="00DC6668" w:rsidRDefault="00000000">
            <w:pPr>
              <w:jc w:val="center"/>
              <w:rPr>
                <w:sz w:val="14"/>
                <w:szCs w:val="14"/>
              </w:rPr>
            </w:pPr>
            <w:r>
              <w:rPr>
                <w:sz w:val="14"/>
                <w:szCs w:val="14"/>
              </w:rPr>
              <w:t>5’-CGAAAGGU-3’</w:t>
            </w:r>
            <w:r>
              <w:rPr>
                <w:sz w:val="14"/>
                <w:szCs w:val="14"/>
                <w:vertAlign w:val="superscript"/>
              </w:rPr>
              <w:t>f</w:t>
            </w:r>
            <w:r>
              <w:rPr>
                <w:sz w:val="14"/>
                <w:szCs w:val="14"/>
              </w:rPr>
              <w:br/>
              <w:t>3’-GCUUUCCA-5’</w:t>
            </w:r>
          </w:p>
        </w:tc>
        <w:tc>
          <w:tcPr>
            <w:tcW w:w="734" w:type="dxa"/>
            <w:tcBorders>
              <w:left w:val="single" w:sz="4" w:space="0" w:color="000000"/>
            </w:tcBorders>
            <w:vAlign w:val="center"/>
          </w:tcPr>
          <w:p w14:paraId="3A8CC2B6" w14:textId="77777777" w:rsidR="00DC6668" w:rsidRDefault="00000000">
            <w:pPr>
              <w:jc w:val="center"/>
              <w:rPr>
                <w:sz w:val="14"/>
                <w:szCs w:val="14"/>
              </w:rPr>
            </w:pPr>
            <w:r>
              <w:rPr>
                <w:sz w:val="14"/>
                <w:szCs w:val="14"/>
              </w:rPr>
              <w:t xml:space="preserve">-68.64 </w:t>
            </w:r>
            <w:r>
              <w:rPr>
                <w:sz w:val="14"/>
                <w:szCs w:val="14"/>
              </w:rPr>
              <w:br/>
              <w:t>(-70.07 to -67.32)</w:t>
            </w:r>
          </w:p>
        </w:tc>
        <w:tc>
          <w:tcPr>
            <w:tcW w:w="810" w:type="dxa"/>
            <w:vAlign w:val="center"/>
          </w:tcPr>
          <w:p w14:paraId="45169D67" w14:textId="77777777" w:rsidR="00DC6668" w:rsidRDefault="00000000">
            <w:pPr>
              <w:jc w:val="center"/>
              <w:rPr>
                <w:sz w:val="14"/>
                <w:szCs w:val="14"/>
              </w:rPr>
            </w:pPr>
            <w:r>
              <w:rPr>
                <w:sz w:val="14"/>
                <w:szCs w:val="14"/>
              </w:rPr>
              <w:t xml:space="preserve">-68.03 </w:t>
            </w:r>
            <w:r>
              <w:rPr>
                <w:sz w:val="14"/>
                <w:szCs w:val="14"/>
              </w:rPr>
              <w:br/>
              <w:t>(-69.92 to -66.25)</w:t>
            </w:r>
          </w:p>
        </w:tc>
        <w:tc>
          <w:tcPr>
            <w:tcW w:w="814" w:type="dxa"/>
            <w:tcBorders>
              <w:right w:val="single" w:sz="4" w:space="0" w:color="000000"/>
            </w:tcBorders>
            <w:vAlign w:val="center"/>
          </w:tcPr>
          <w:p w14:paraId="0FA157BB" w14:textId="77777777" w:rsidR="00DC6668" w:rsidRDefault="00000000">
            <w:pPr>
              <w:jc w:val="center"/>
              <w:rPr>
                <w:sz w:val="14"/>
                <w:szCs w:val="14"/>
              </w:rPr>
            </w:pPr>
            <w:r>
              <w:rPr>
                <w:sz w:val="14"/>
                <w:szCs w:val="14"/>
              </w:rPr>
              <w:t xml:space="preserve">-67.98 </w:t>
            </w:r>
            <w:r>
              <w:rPr>
                <w:sz w:val="14"/>
                <w:szCs w:val="14"/>
              </w:rPr>
              <w:br/>
              <w:t>(-69.89 to -66.16)</w:t>
            </w:r>
          </w:p>
        </w:tc>
        <w:tc>
          <w:tcPr>
            <w:tcW w:w="806" w:type="dxa"/>
            <w:tcBorders>
              <w:left w:val="single" w:sz="4" w:space="0" w:color="000000"/>
            </w:tcBorders>
            <w:vAlign w:val="center"/>
          </w:tcPr>
          <w:p w14:paraId="3BAF5635" w14:textId="77777777" w:rsidR="00DC6668" w:rsidRDefault="00000000">
            <w:pPr>
              <w:jc w:val="center"/>
              <w:rPr>
                <w:sz w:val="14"/>
                <w:szCs w:val="14"/>
              </w:rPr>
            </w:pPr>
            <w:r>
              <w:rPr>
                <w:sz w:val="14"/>
                <w:szCs w:val="14"/>
              </w:rPr>
              <w:t xml:space="preserve">-188.69 </w:t>
            </w:r>
            <w:r>
              <w:rPr>
                <w:sz w:val="14"/>
                <w:szCs w:val="14"/>
              </w:rPr>
              <w:br/>
              <w:t>(-193.12 to -184.54)</w:t>
            </w:r>
          </w:p>
        </w:tc>
        <w:tc>
          <w:tcPr>
            <w:tcW w:w="899" w:type="dxa"/>
            <w:vAlign w:val="center"/>
          </w:tcPr>
          <w:p w14:paraId="508B0EB6" w14:textId="77777777" w:rsidR="00DC6668" w:rsidRDefault="00000000">
            <w:pPr>
              <w:jc w:val="center"/>
              <w:rPr>
                <w:sz w:val="14"/>
                <w:szCs w:val="14"/>
              </w:rPr>
            </w:pPr>
            <w:r>
              <w:rPr>
                <w:sz w:val="14"/>
                <w:szCs w:val="14"/>
              </w:rPr>
              <w:t xml:space="preserve">-186.82 </w:t>
            </w:r>
            <w:r>
              <w:rPr>
                <w:sz w:val="14"/>
                <w:szCs w:val="14"/>
              </w:rPr>
              <w:br/>
              <w:t>(-192.62 to -181.35)</w:t>
            </w:r>
          </w:p>
        </w:tc>
        <w:tc>
          <w:tcPr>
            <w:tcW w:w="897" w:type="dxa"/>
            <w:tcBorders>
              <w:right w:val="single" w:sz="4" w:space="0" w:color="000000"/>
            </w:tcBorders>
            <w:vAlign w:val="center"/>
          </w:tcPr>
          <w:p w14:paraId="01C045B2" w14:textId="77777777" w:rsidR="00DC6668" w:rsidRDefault="00000000">
            <w:pPr>
              <w:jc w:val="center"/>
              <w:rPr>
                <w:sz w:val="14"/>
                <w:szCs w:val="14"/>
              </w:rPr>
            </w:pPr>
            <w:r>
              <w:rPr>
                <w:sz w:val="14"/>
                <w:szCs w:val="14"/>
              </w:rPr>
              <w:t xml:space="preserve">-186.59 </w:t>
            </w:r>
            <w:r>
              <w:rPr>
                <w:sz w:val="14"/>
                <w:szCs w:val="14"/>
              </w:rPr>
              <w:br/>
              <w:t>(-192.46 to -181.12)</w:t>
            </w:r>
          </w:p>
        </w:tc>
        <w:tc>
          <w:tcPr>
            <w:tcW w:w="817" w:type="dxa"/>
            <w:vAlign w:val="center"/>
          </w:tcPr>
          <w:p w14:paraId="483E6E84" w14:textId="77777777" w:rsidR="00DC6668" w:rsidRDefault="00000000">
            <w:pPr>
              <w:jc w:val="center"/>
              <w:rPr>
                <w:sz w:val="14"/>
                <w:szCs w:val="14"/>
              </w:rPr>
            </w:pPr>
            <w:r>
              <w:rPr>
                <w:sz w:val="14"/>
                <w:szCs w:val="14"/>
              </w:rPr>
              <w:t xml:space="preserve">-10.12 </w:t>
            </w:r>
            <w:r>
              <w:rPr>
                <w:sz w:val="14"/>
                <w:szCs w:val="14"/>
              </w:rPr>
              <w:br/>
              <w:t>(-10.18 to -10.06)</w:t>
            </w:r>
          </w:p>
        </w:tc>
        <w:tc>
          <w:tcPr>
            <w:tcW w:w="804" w:type="dxa"/>
            <w:vAlign w:val="center"/>
          </w:tcPr>
          <w:p w14:paraId="1E22A848" w14:textId="77777777" w:rsidR="00DC6668" w:rsidRDefault="00000000">
            <w:pPr>
              <w:jc w:val="center"/>
              <w:rPr>
                <w:sz w:val="14"/>
                <w:szCs w:val="14"/>
              </w:rPr>
            </w:pPr>
            <w:r>
              <w:rPr>
                <w:sz w:val="14"/>
                <w:szCs w:val="14"/>
              </w:rPr>
              <w:t xml:space="preserve">-10.09 </w:t>
            </w:r>
            <w:r>
              <w:rPr>
                <w:sz w:val="14"/>
                <w:szCs w:val="14"/>
              </w:rPr>
              <w:br/>
              <w:t>(-10.19 to -10)</w:t>
            </w:r>
          </w:p>
        </w:tc>
        <w:tc>
          <w:tcPr>
            <w:tcW w:w="806" w:type="dxa"/>
            <w:tcBorders>
              <w:right w:val="single" w:sz="4" w:space="0" w:color="000000"/>
            </w:tcBorders>
            <w:vAlign w:val="center"/>
          </w:tcPr>
          <w:p w14:paraId="329E92F8" w14:textId="77777777" w:rsidR="00DC6668" w:rsidRDefault="00000000">
            <w:pPr>
              <w:jc w:val="center"/>
              <w:rPr>
                <w:sz w:val="14"/>
                <w:szCs w:val="14"/>
              </w:rPr>
            </w:pPr>
            <w:r>
              <w:rPr>
                <w:sz w:val="14"/>
                <w:szCs w:val="14"/>
              </w:rPr>
              <w:t xml:space="preserve">-10.11 </w:t>
            </w:r>
            <w:r>
              <w:rPr>
                <w:sz w:val="14"/>
                <w:szCs w:val="14"/>
              </w:rPr>
              <w:br/>
              <w:t>(-10.2 to -10)</w:t>
            </w:r>
          </w:p>
        </w:tc>
        <w:tc>
          <w:tcPr>
            <w:tcW w:w="818" w:type="dxa"/>
            <w:vAlign w:val="center"/>
          </w:tcPr>
          <w:p w14:paraId="08791282" w14:textId="77777777" w:rsidR="00DC6668" w:rsidRDefault="00000000">
            <w:pPr>
              <w:jc w:val="center"/>
              <w:rPr>
                <w:sz w:val="14"/>
                <w:szCs w:val="14"/>
              </w:rPr>
            </w:pPr>
            <w:r>
              <w:rPr>
                <w:sz w:val="14"/>
                <w:szCs w:val="14"/>
              </w:rPr>
              <w:t>54.12</w:t>
            </w:r>
            <w:r>
              <w:rPr>
                <w:sz w:val="14"/>
                <w:szCs w:val="14"/>
              </w:rPr>
              <w:br/>
              <w:t xml:space="preserve"> (53.87 to 54.38)</w:t>
            </w:r>
          </w:p>
        </w:tc>
        <w:tc>
          <w:tcPr>
            <w:tcW w:w="807" w:type="dxa"/>
            <w:vAlign w:val="center"/>
          </w:tcPr>
          <w:p w14:paraId="27C7B39C" w14:textId="77777777" w:rsidR="00DC6668" w:rsidRDefault="00000000">
            <w:pPr>
              <w:jc w:val="center"/>
              <w:rPr>
                <w:sz w:val="14"/>
                <w:szCs w:val="14"/>
              </w:rPr>
            </w:pPr>
            <w:r>
              <w:rPr>
                <w:sz w:val="14"/>
                <w:szCs w:val="14"/>
              </w:rPr>
              <w:t xml:space="preserve">54.13 </w:t>
            </w:r>
            <w:r>
              <w:rPr>
                <w:sz w:val="14"/>
                <w:szCs w:val="14"/>
              </w:rPr>
              <w:br/>
              <w:t>(53.9 to 54.33)</w:t>
            </w:r>
          </w:p>
        </w:tc>
        <w:tc>
          <w:tcPr>
            <w:tcW w:w="814" w:type="dxa"/>
            <w:tcBorders>
              <w:right w:val="single" w:sz="4" w:space="0" w:color="000000"/>
            </w:tcBorders>
            <w:vAlign w:val="center"/>
          </w:tcPr>
          <w:p w14:paraId="33422BDC" w14:textId="77777777" w:rsidR="00DC6668" w:rsidRDefault="00000000">
            <w:pPr>
              <w:jc w:val="center"/>
              <w:rPr>
                <w:sz w:val="14"/>
                <w:szCs w:val="14"/>
              </w:rPr>
            </w:pPr>
            <w:r>
              <w:rPr>
                <w:sz w:val="14"/>
                <w:szCs w:val="14"/>
              </w:rPr>
              <w:t xml:space="preserve">54.21 </w:t>
            </w:r>
            <w:r>
              <w:rPr>
                <w:sz w:val="14"/>
                <w:szCs w:val="14"/>
              </w:rPr>
              <w:br/>
              <w:t>(53.95 to 54.54)</w:t>
            </w:r>
          </w:p>
        </w:tc>
        <w:tc>
          <w:tcPr>
            <w:tcW w:w="536" w:type="dxa"/>
            <w:tcMar>
              <w:top w:w="0" w:type="dxa"/>
              <w:left w:w="30" w:type="dxa"/>
              <w:bottom w:w="0" w:type="dxa"/>
              <w:right w:w="30" w:type="dxa"/>
            </w:tcMar>
            <w:vAlign w:val="center"/>
          </w:tcPr>
          <w:p w14:paraId="0C9955A4" w14:textId="77777777" w:rsidR="00DC6668" w:rsidRDefault="00000000">
            <w:pPr>
              <w:jc w:val="center"/>
              <w:rPr>
                <w:sz w:val="14"/>
                <w:szCs w:val="14"/>
              </w:rPr>
            </w:pPr>
            <w:r>
              <w:rPr>
                <w:sz w:val="14"/>
                <w:szCs w:val="14"/>
              </w:rPr>
              <w:t>1.0</w:t>
            </w:r>
          </w:p>
        </w:tc>
        <w:tc>
          <w:tcPr>
            <w:tcW w:w="544" w:type="dxa"/>
            <w:tcMar>
              <w:top w:w="0" w:type="dxa"/>
              <w:left w:w="30" w:type="dxa"/>
              <w:bottom w:w="0" w:type="dxa"/>
              <w:right w:w="30" w:type="dxa"/>
            </w:tcMar>
            <w:vAlign w:val="center"/>
          </w:tcPr>
          <w:p w14:paraId="71772953" w14:textId="77777777" w:rsidR="00DC6668" w:rsidRDefault="00000000">
            <w:pPr>
              <w:jc w:val="center"/>
              <w:rPr>
                <w:sz w:val="14"/>
                <w:szCs w:val="14"/>
              </w:rPr>
            </w:pPr>
            <w:r>
              <w:rPr>
                <w:sz w:val="14"/>
                <w:szCs w:val="14"/>
              </w:rPr>
              <w:t>1.1</w:t>
            </w:r>
          </w:p>
        </w:tc>
        <w:tc>
          <w:tcPr>
            <w:tcW w:w="536" w:type="dxa"/>
            <w:tcMar>
              <w:top w:w="0" w:type="dxa"/>
              <w:left w:w="30" w:type="dxa"/>
              <w:bottom w:w="0" w:type="dxa"/>
              <w:right w:w="30" w:type="dxa"/>
            </w:tcMar>
            <w:vAlign w:val="center"/>
          </w:tcPr>
          <w:p w14:paraId="03795090" w14:textId="77777777" w:rsidR="00DC6668" w:rsidRDefault="00000000">
            <w:pPr>
              <w:jc w:val="center"/>
              <w:rPr>
                <w:sz w:val="14"/>
                <w:szCs w:val="14"/>
              </w:rPr>
            </w:pPr>
            <w:r>
              <w:rPr>
                <w:sz w:val="14"/>
                <w:szCs w:val="14"/>
              </w:rPr>
              <w:t>0.3</w:t>
            </w:r>
          </w:p>
        </w:tc>
        <w:tc>
          <w:tcPr>
            <w:tcW w:w="612" w:type="dxa"/>
            <w:tcMar>
              <w:top w:w="0" w:type="dxa"/>
              <w:left w:w="30" w:type="dxa"/>
              <w:bottom w:w="0" w:type="dxa"/>
              <w:right w:w="30" w:type="dxa"/>
            </w:tcMar>
            <w:vAlign w:val="center"/>
          </w:tcPr>
          <w:p w14:paraId="60145E15" w14:textId="77777777" w:rsidR="00DC6668" w:rsidRDefault="00000000">
            <w:pPr>
              <w:jc w:val="center"/>
              <w:rPr>
                <w:sz w:val="14"/>
                <w:szCs w:val="14"/>
              </w:rPr>
            </w:pPr>
            <w:r>
              <w:rPr>
                <w:sz w:val="14"/>
                <w:szCs w:val="14"/>
              </w:rPr>
              <w:t>0.2</w:t>
            </w:r>
          </w:p>
        </w:tc>
      </w:tr>
      <w:tr w:rsidR="00DC6668" w14:paraId="53BD67A4" w14:textId="77777777">
        <w:trPr>
          <w:trHeight w:val="256"/>
          <w:jc w:val="center"/>
        </w:trPr>
        <w:tc>
          <w:tcPr>
            <w:tcW w:w="1512" w:type="dxa"/>
            <w:tcMar>
              <w:top w:w="0" w:type="dxa"/>
              <w:left w:w="30" w:type="dxa"/>
              <w:bottom w:w="0" w:type="dxa"/>
              <w:right w:w="30" w:type="dxa"/>
            </w:tcMar>
            <w:vAlign w:val="center"/>
          </w:tcPr>
          <w:p w14:paraId="6B6E5B4A" w14:textId="77777777" w:rsidR="00DC6668" w:rsidRDefault="00000000">
            <w:pPr>
              <w:jc w:val="center"/>
              <w:rPr>
                <w:sz w:val="14"/>
                <w:szCs w:val="14"/>
              </w:rPr>
            </w:pPr>
            <w:r>
              <w:rPr>
                <w:sz w:val="14"/>
                <w:szCs w:val="14"/>
              </w:rPr>
              <w:t>5’-CUGAGUC-3’</w:t>
            </w:r>
            <w:r>
              <w:rPr>
                <w:sz w:val="14"/>
                <w:szCs w:val="14"/>
                <w:vertAlign w:val="superscript"/>
              </w:rPr>
              <w:t>f</w:t>
            </w:r>
            <w:r>
              <w:rPr>
                <w:sz w:val="14"/>
                <w:szCs w:val="14"/>
              </w:rPr>
              <w:br/>
              <w:t>3’-GACUCAG-5’</w:t>
            </w:r>
          </w:p>
        </w:tc>
        <w:tc>
          <w:tcPr>
            <w:tcW w:w="734" w:type="dxa"/>
            <w:tcBorders>
              <w:left w:val="single" w:sz="4" w:space="0" w:color="000000"/>
            </w:tcBorders>
            <w:vAlign w:val="center"/>
          </w:tcPr>
          <w:p w14:paraId="03B11395" w14:textId="77777777" w:rsidR="00DC6668" w:rsidRDefault="00000000">
            <w:pPr>
              <w:jc w:val="center"/>
              <w:rPr>
                <w:sz w:val="14"/>
                <w:szCs w:val="14"/>
              </w:rPr>
            </w:pPr>
            <w:r>
              <w:rPr>
                <w:sz w:val="14"/>
                <w:szCs w:val="14"/>
              </w:rPr>
              <w:t>-64.09 (-65.15 to -63.2)</w:t>
            </w:r>
          </w:p>
        </w:tc>
        <w:tc>
          <w:tcPr>
            <w:tcW w:w="810" w:type="dxa"/>
            <w:vAlign w:val="center"/>
          </w:tcPr>
          <w:p w14:paraId="3B48EB9C" w14:textId="77777777" w:rsidR="00DC6668" w:rsidRDefault="00000000">
            <w:pPr>
              <w:jc w:val="center"/>
              <w:rPr>
                <w:sz w:val="14"/>
                <w:szCs w:val="14"/>
              </w:rPr>
            </w:pPr>
            <w:r>
              <w:rPr>
                <w:sz w:val="14"/>
                <w:szCs w:val="14"/>
              </w:rPr>
              <w:t xml:space="preserve">-64.14 </w:t>
            </w:r>
            <w:r>
              <w:rPr>
                <w:sz w:val="14"/>
                <w:szCs w:val="14"/>
              </w:rPr>
              <w:br/>
              <w:t>(-65.4 to -63.08)</w:t>
            </w:r>
          </w:p>
        </w:tc>
        <w:tc>
          <w:tcPr>
            <w:tcW w:w="814" w:type="dxa"/>
            <w:tcBorders>
              <w:right w:val="single" w:sz="4" w:space="0" w:color="000000"/>
            </w:tcBorders>
            <w:vAlign w:val="center"/>
          </w:tcPr>
          <w:p w14:paraId="77838727" w14:textId="77777777" w:rsidR="00DC6668" w:rsidRDefault="00000000">
            <w:pPr>
              <w:jc w:val="center"/>
              <w:rPr>
                <w:sz w:val="14"/>
                <w:szCs w:val="14"/>
              </w:rPr>
            </w:pPr>
            <w:r>
              <w:rPr>
                <w:sz w:val="14"/>
                <w:szCs w:val="14"/>
              </w:rPr>
              <w:t xml:space="preserve">-63.31 </w:t>
            </w:r>
            <w:r>
              <w:rPr>
                <w:sz w:val="14"/>
                <w:szCs w:val="14"/>
              </w:rPr>
              <w:br/>
              <w:t>(-64 to -62.69)</w:t>
            </w:r>
          </w:p>
        </w:tc>
        <w:tc>
          <w:tcPr>
            <w:tcW w:w="806" w:type="dxa"/>
            <w:tcBorders>
              <w:left w:val="single" w:sz="4" w:space="0" w:color="000000"/>
            </w:tcBorders>
            <w:vAlign w:val="center"/>
          </w:tcPr>
          <w:p w14:paraId="0BE4C7F3" w14:textId="77777777" w:rsidR="00DC6668" w:rsidRDefault="00000000">
            <w:pPr>
              <w:jc w:val="center"/>
              <w:rPr>
                <w:sz w:val="14"/>
                <w:szCs w:val="14"/>
              </w:rPr>
            </w:pPr>
            <w:r>
              <w:rPr>
                <w:sz w:val="14"/>
                <w:szCs w:val="14"/>
              </w:rPr>
              <w:t xml:space="preserve">-176.35 </w:t>
            </w:r>
            <w:r>
              <w:rPr>
                <w:sz w:val="14"/>
                <w:szCs w:val="14"/>
              </w:rPr>
              <w:br/>
              <w:t>(-179.73 to -173.53)</w:t>
            </w:r>
          </w:p>
        </w:tc>
        <w:tc>
          <w:tcPr>
            <w:tcW w:w="899" w:type="dxa"/>
            <w:vAlign w:val="center"/>
          </w:tcPr>
          <w:p w14:paraId="62D77497" w14:textId="77777777" w:rsidR="00DC6668" w:rsidRDefault="00000000">
            <w:pPr>
              <w:jc w:val="center"/>
              <w:rPr>
                <w:sz w:val="14"/>
                <w:szCs w:val="14"/>
              </w:rPr>
            </w:pPr>
            <w:r>
              <w:rPr>
                <w:sz w:val="14"/>
                <w:szCs w:val="14"/>
              </w:rPr>
              <w:t>-176.51</w:t>
            </w:r>
            <w:r>
              <w:rPr>
                <w:sz w:val="14"/>
                <w:szCs w:val="14"/>
              </w:rPr>
              <w:br/>
              <w:t xml:space="preserve"> (-180.45 to -173.21)</w:t>
            </w:r>
          </w:p>
        </w:tc>
        <w:tc>
          <w:tcPr>
            <w:tcW w:w="897" w:type="dxa"/>
            <w:tcBorders>
              <w:right w:val="single" w:sz="4" w:space="0" w:color="000000"/>
            </w:tcBorders>
            <w:vAlign w:val="center"/>
          </w:tcPr>
          <w:p w14:paraId="7EA0B159" w14:textId="77777777" w:rsidR="00DC6668" w:rsidRDefault="00000000">
            <w:pPr>
              <w:jc w:val="center"/>
              <w:rPr>
                <w:sz w:val="14"/>
                <w:szCs w:val="14"/>
              </w:rPr>
            </w:pPr>
            <w:r>
              <w:rPr>
                <w:sz w:val="14"/>
                <w:szCs w:val="14"/>
              </w:rPr>
              <w:t>-173.83</w:t>
            </w:r>
            <w:r>
              <w:rPr>
                <w:sz w:val="14"/>
                <w:szCs w:val="14"/>
              </w:rPr>
              <w:br/>
              <w:t xml:space="preserve"> (-175.92 to -171.93)</w:t>
            </w:r>
          </w:p>
        </w:tc>
        <w:tc>
          <w:tcPr>
            <w:tcW w:w="817" w:type="dxa"/>
            <w:vAlign w:val="center"/>
          </w:tcPr>
          <w:p w14:paraId="75C0A421" w14:textId="77777777" w:rsidR="00DC6668" w:rsidRDefault="00000000">
            <w:pPr>
              <w:jc w:val="center"/>
              <w:rPr>
                <w:sz w:val="14"/>
                <w:szCs w:val="14"/>
              </w:rPr>
            </w:pPr>
            <w:r>
              <w:rPr>
                <w:sz w:val="14"/>
                <w:szCs w:val="14"/>
              </w:rPr>
              <w:t xml:space="preserve">-9.4 </w:t>
            </w:r>
            <w:r>
              <w:rPr>
                <w:sz w:val="14"/>
                <w:szCs w:val="14"/>
              </w:rPr>
              <w:br/>
              <w:t>(-9.42 to -9.38)</w:t>
            </w:r>
          </w:p>
        </w:tc>
        <w:tc>
          <w:tcPr>
            <w:tcW w:w="804" w:type="dxa"/>
            <w:vAlign w:val="center"/>
          </w:tcPr>
          <w:p w14:paraId="7A658F7A" w14:textId="77777777" w:rsidR="00DC6668" w:rsidRDefault="00000000">
            <w:pPr>
              <w:jc w:val="center"/>
              <w:rPr>
                <w:sz w:val="14"/>
                <w:szCs w:val="14"/>
              </w:rPr>
            </w:pPr>
            <w:r>
              <w:rPr>
                <w:sz w:val="14"/>
                <w:szCs w:val="14"/>
              </w:rPr>
              <w:t xml:space="preserve">-9.4 </w:t>
            </w:r>
            <w:r>
              <w:rPr>
                <w:sz w:val="14"/>
                <w:szCs w:val="14"/>
              </w:rPr>
              <w:br/>
              <w:t>(-9.44 to -9.36)</w:t>
            </w:r>
          </w:p>
        </w:tc>
        <w:tc>
          <w:tcPr>
            <w:tcW w:w="806" w:type="dxa"/>
            <w:tcBorders>
              <w:right w:val="single" w:sz="4" w:space="0" w:color="000000"/>
            </w:tcBorders>
            <w:vAlign w:val="center"/>
          </w:tcPr>
          <w:p w14:paraId="253E4783" w14:textId="77777777" w:rsidR="00DC6668" w:rsidRDefault="00000000">
            <w:pPr>
              <w:jc w:val="center"/>
              <w:rPr>
                <w:sz w:val="14"/>
                <w:szCs w:val="14"/>
              </w:rPr>
            </w:pPr>
            <w:r>
              <w:rPr>
                <w:sz w:val="14"/>
                <w:szCs w:val="14"/>
              </w:rPr>
              <w:t xml:space="preserve">-9.39 </w:t>
            </w:r>
            <w:r>
              <w:rPr>
                <w:sz w:val="14"/>
                <w:szCs w:val="14"/>
              </w:rPr>
              <w:br/>
              <w:t>(-9.44 to -9.35)</w:t>
            </w:r>
          </w:p>
        </w:tc>
        <w:tc>
          <w:tcPr>
            <w:tcW w:w="818" w:type="dxa"/>
            <w:vAlign w:val="center"/>
          </w:tcPr>
          <w:p w14:paraId="614A40BC" w14:textId="77777777" w:rsidR="00DC6668" w:rsidRDefault="00000000">
            <w:pPr>
              <w:jc w:val="center"/>
              <w:rPr>
                <w:sz w:val="14"/>
                <w:szCs w:val="14"/>
              </w:rPr>
            </w:pPr>
            <w:r>
              <w:rPr>
                <w:sz w:val="14"/>
                <w:szCs w:val="14"/>
              </w:rPr>
              <w:t>51.52</w:t>
            </w:r>
            <w:r>
              <w:rPr>
                <w:sz w:val="14"/>
                <w:szCs w:val="14"/>
              </w:rPr>
              <w:br/>
              <w:t xml:space="preserve"> (51.37 to 51.68)</w:t>
            </w:r>
          </w:p>
        </w:tc>
        <w:tc>
          <w:tcPr>
            <w:tcW w:w="807" w:type="dxa"/>
            <w:vAlign w:val="center"/>
          </w:tcPr>
          <w:p w14:paraId="78A24575" w14:textId="77777777" w:rsidR="00DC6668" w:rsidRDefault="00000000">
            <w:pPr>
              <w:jc w:val="center"/>
              <w:rPr>
                <w:sz w:val="14"/>
                <w:szCs w:val="14"/>
              </w:rPr>
            </w:pPr>
            <w:r>
              <w:rPr>
                <w:sz w:val="14"/>
                <w:szCs w:val="14"/>
              </w:rPr>
              <w:t xml:space="preserve">51.5 </w:t>
            </w:r>
            <w:r>
              <w:rPr>
                <w:sz w:val="14"/>
                <w:szCs w:val="14"/>
              </w:rPr>
              <w:br/>
              <w:t>(51.39 to 51.62)</w:t>
            </w:r>
          </w:p>
        </w:tc>
        <w:tc>
          <w:tcPr>
            <w:tcW w:w="814" w:type="dxa"/>
            <w:tcBorders>
              <w:right w:val="single" w:sz="4" w:space="0" w:color="000000"/>
            </w:tcBorders>
            <w:vAlign w:val="center"/>
          </w:tcPr>
          <w:p w14:paraId="044F9F8E" w14:textId="77777777" w:rsidR="00DC6668" w:rsidRDefault="00000000">
            <w:pPr>
              <w:jc w:val="center"/>
              <w:rPr>
                <w:sz w:val="14"/>
                <w:szCs w:val="14"/>
              </w:rPr>
            </w:pPr>
            <w:r>
              <w:rPr>
                <w:sz w:val="14"/>
                <w:szCs w:val="14"/>
              </w:rPr>
              <w:t xml:space="preserve">51.69 </w:t>
            </w:r>
            <w:r>
              <w:rPr>
                <w:sz w:val="14"/>
                <w:szCs w:val="14"/>
              </w:rPr>
              <w:br/>
              <w:t>(51.43 to 51.88)</w:t>
            </w:r>
          </w:p>
        </w:tc>
        <w:tc>
          <w:tcPr>
            <w:tcW w:w="536" w:type="dxa"/>
            <w:tcMar>
              <w:top w:w="0" w:type="dxa"/>
              <w:left w:w="30" w:type="dxa"/>
              <w:bottom w:w="0" w:type="dxa"/>
              <w:right w:w="30" w:type="dxa"/>
            </w:tcMar>
            <w:vAlign w:val="center"/>
          </w:tcPr>
          <w:p w14:paraId="7DA8BC69" w14:textId="77777777" w:rsidR="00DC6668" w:rsidRDefault="00000000">
            <w:pPr>
              <w:jc w:val="center"/>
              <w:rPr>
                <w:sz w:val="14"/>
                <w:szCs w:val="14"/>
              </w:rPr>
            </w:pPr>
            <w:r>
              <w:rPr>
                <w:sz w:val="14"/>
                <w:szCs w:val="14"/>
              </w:rPr>
              <w:t>1.3</w:t>
            </w:r>
          </w:p>
        </w:tc>
        <w:tc>
          <w:tcPr>
            <w:tcW w:w="544" w:type="dxa"/>
            <w:tcMar>
              <w:top w:w="0" w:type="dxa"/>
              <w:left w:w="30" w:type="dxa"/>
              <w:bottom w:w="0" w:type="dxa"/>
              <w:right w:w="30" w:type="dxa"/>
            </w:tcMar>
            <w:vAlign w:val="center"/>
          </w:tcPr>
          <w:p w14:paraId="4D510054" w14:textId="77777777" w:rsidR="00DC6668" w:rsidRDefault="00000000">
            <w:pPr>
              <w:jc w:val="center"/>
              <w:rPr>
                <w:sz w:val="14"/>
                <w:szCs w:val="14"/>
              </w:rPr>
            </w:pPr>
            <w:r>
              <w:rPr>
                <w:sz w:val="14"/>
                <w:szCs w:val="14"/>
              </w:rPr>
              <w:t>1.5</w:t>
            </w:r>
          </w:p>
        </w:tc>
        <w:tc>
          <w:tcPr>
            <w:tcW w:w="536" w:type="dxa"/>
            <w:tcMar>
              <w:top w:w="0" w:type="dxa"/>
              <w:left w:w="30" w:type="dxa"/>
              <w:bottom w:w="0" w:type="dxa"/>
              <w:right w:w="30" w:type="dxa"/>
            </w:tcMar>
            <w:vAlign w:val="center"/>
          </w:tcPr>
          <w:p w14:paraId="37867DD8" w14:textId="77777777" w:rsidR="00DC6668" w:rsidRDefault="00000000">
            <w:pPr>
              <w:jc w:val="center"/>
              <w:rPr>
                <w:sz w:val="14"/>
                <w:szCs w:val="14"/>
              </w:rPr>
            </w:pPr>
            <w:r>
              <w:rPr>
                <w:sz w:val="14"/>
                <w:szCs w:val="14"/>
              </w:rPr>
              <w:t>0.1</w:t>
            </w:r>
          </w:p>
        </w:tc>
        <w:tc>
          <w:tcPr>
            <w:tcW w:w="612" w:type="dxa"/>
            <w:tcMar>
              <w:top w:w="0" w:type="dxa"/>
              <w:left w:w="30" w:type="dxa"/>
              <w:bottom w:w="0" w:type="dxa"/>
              <w:right w:w="30" w:type="dxa"/>
            </w:tcMar>
            <w:vAlign w:val="center"/>
          </w:tcPr>
          <w:p w14:paraId="3D968D74" w14:textId="77777777" w:rsidR="00DC6668" w:rsidRDefault="00000000">
            <w:pPr>
              <w:jc w:val="center"/>
              <w:rPr>
                <w:sz w:val="14"/>
                <w:szCs w:val="14"/>
              </w:rPr>
            </w:pPr>
            <w:r>
              <w:rPr>
                <w:sz w:val="14"/>
                <w:szCs w:val="14"/>
              </w:rPr>
              <w:t>0.4</w:t>
            </w:r>
          </w:p>
        </w:tc>
      </w:tr>
      <w:tr w:rsidR="00DC6668" w14:paraId="1B7E44D4" w14:textId="77777777">
        <w:trPr>
          <w:trHeight w:val="256"/>
          <w:jc w:val="center"/>
        </w:trPr>
        <w:tc>
          <w:tcPr>
            <w:tcW w:w="1512" w:type="dxa"/>
            <w:tcMar>
              <w:top w:w="0" w:type="dxa"/>
              <w:left w:w="30" w:type="dxa"/>
              <w:bottom w:w="0" w:type="dxa"/>
              <w:right w:w="30" w:type="dxa"/>
            </w:tcMar>
            <w:vAlign w:val="center"/>
          </w:tcPr>
          <w:p w14:paraId="243DE9E1" w14:textId="77777777" w:rsidR="00DC6668" w:rsidRDefault="00000000">
            <w:pPr>
              <w:jc w:val="center"/>
              <w:rPr>
                <w:sz w:val="14"/>
                <w:szCs w:val="14"/>
              </w:rPr>
            </w:pPr>
            <w:r>
              <w:rPr>
                <w:sz w:val="14"/>
                <w:szCs w:val="14"/>
              </w:rPr>
              <w:t>5’-CGUUGC-3’</w:t>
            </w:r>
            <w:r>
              <w:rPr>
                <w:sz w:val="14"/>
                <w:szCs w:val="14"/>
                <w:vertAlign w:val="superscript"/>
              </w:rPr>
              <w:t>f</w:t>
            </w:r>
            <w:r>
              <w:rPr>
                <w:sz w:val="14"/>
                <w:szCs w:val="14"/>
              </w:rPr>
              <w:br/>
              <w:t>3’-GCAACG-5’</w:t>
            </w:r>
          </w:p>
        </w:tc>
        <w:tc>
          <w:tcPr>
            <w:tcW w:w="734" w:type="dxa"/>
            <w:tcBorders>
              <w:left w:val="single" w:sz="4" w:space="0" w:color="000000"/>
            </w:tcBorders>
            <w:vAlign w:val="center"/>
          </w:tcPr>
          <w:p w14:paraId="76421468" w14:textId="77777777" w:rsidR="00DC6668" w:rsidRDefault="00000000">
            <w:pPr>
              <w:jc w:val="center"/>
              <w:rPr>
                <w:sz w:val="14"/>
                <w:szCs w:val="14"/>
              </w:rPr>
            </w:pPr>
            <w:r>
              <w:rPr>
                <w:sz w:val="14"/>
                <w:szCs w:val="14"/>
              </w:rPr>
              <w:t>-51.69</w:t>
            </w:r>
            <w:r>
              <w:rPr>
                <w:sz w:val="14"/>
                <w:szCs w:val="14"/>
              </w:rPr>
              <w:br/>
              <w:t xml:space="preserve"> (-53.13 to -50.18)</w:t>
            </w:r>
          </w:p>
        </w:tc>
        <w:tc>
          <w:tcPr>
            <w:tcW w:w="810" w:type="dxa"/>
            <w:vAlign w:val="center"/>
          </w:tcPr>
          <w:p w14:paraId="6015D869" w14:textId="77777777" w:rsidR="00DC6668" w:rsidRDefault="00000000">
            <w:pPr>
              <w:jc w:val="center"/>
              <w:rPr>
                <w:sz w:val="14"/>
                <w:szCs w:val="14"/>
              </w:rPr>
            </w:pPr>
            <w:r>
              <w:rPr>
                <w:sz w:val="14"/>
                <w:szCs w:val="14"/>
              </w:rPr>
              <w:t xml:space="preserve">-47.58 </w:t>
            </w:r>
            <w:r>
              <w:rPr>
                <w:sz w:val="14"/>
                <w:szCs w:val="14"/>
              </w:rPr>
              <w:br/>
              <w:t>(-49.77 to -45.95)</w:t>
            </w:r>
          </w:p>
        </w:tc>
        <w:tc>
          <w:tcPr>
            <w:tcW w:w="814" w:type="dxa"/>
            <w:tcBorders>
              <w:right w:val="single" w:sz="4" w:space="0" w:color="000000"/>
            </w:tcBorders>
            <w:vAlign w:val="center"/>
          </w:tcPr>
          <w:p w14:paraId="411C0D16" w14:textId="77777777" w:rsidR="00DC6668" w:rsidRDefault="00000000">
            <w:pPr>
              <w:jc w:val="center"/>
              <w:rPr>
                <w:sz w:val="14"/>
                <w:szCs w:val="14"/>
              </w:rPr>
            </w:pPr>
            <w:r>
              <w:rPr>
                <w:sz w:val="14"/>
                <w:szCs w:val="14"/>
              </w:rPr>
              <w:t xml:space="preserve">-51.92 </w:t>
            </w:r>
            <w:r>
              <w:rPr>
                <w:sz w:val="14"/>
                <w:szCs w:val="14"/>
              </w:rPr>
              <w:br/>
              <w:t>(-54.53 to -50.37)</w:t>
            </w:r>
          </w:p>
        </w:tc>
        <w:tc>
          <w:tcPr>
            <w:tcW w:w="806" w:type="dxa"/>
            <w:tcBorders>
              <w:left w:val="single" w:sz="4" w:space="0" w:color="000000"/>
            </w:tcBorders>
            <w:vAlign w:val="center"/>
          </w:tcPr>
          <w:p w14:paraId="6C2ECFC5" w14:textId="77777777" w:rsidR="00DC6668" w:rsidRDefault="00000000">
            <w:pPr>
              <w:jc w:val="center"/>
              <w:rPr>
                <w:sz w:val="14"/>
                <w:szCs w:val="14"/>
              </w:rPr>
            </w:pPr>
            <w:r>
              <w:rPr>
                <w:sz w:val="14"/>
                <w:szCs w:val="14"/>
              </w:rPr>
              <w:t>-142.99</w:t>
            </w:r>
            <w:r>
              <w:rPr>
                <w:sz w:val="14"/>
                <w:szCs w:val="14"/>
              </w:rPr>
              <w:br/>
              <w:t xml:space="preserve"> (-147.72 to -138.15)</w:t>
            </w:r>
          </w:p>
        </w:tc>
        <w:tc>
          <w:tcPr>
            <w:tcW w:w="899" w:type="dxa"/>
            <w:vAlign w:val="center"/>
          </w:tcPr>
          <w:p w14:paraId="5AE59D0B" w14:textId="77777777" w:rsidR="00DC6668" w:rsidRDefault="00000000">
            <w:pPr>
              <w:jc w:val="center"/>
              <w:rPr>
                <w:sz w:val="14"/>
                <w:szCs w:val="14"/>
              </w:rPr>
            </w:pPr>
            <w:r>
              <w:rPr>
                <w:sz w:val="14"/>
                <w:szCs w:val="14"/>
              </w:rPr>
              <w:t>-129.92</w:t>
            </w:r>
            <w:r>
              <w:rPr>
                <w:sz w:val="14"/>
                <w:szCs w:val="14"/>
              </w:rPr>
              <w:br/>
              <w:t xml:space="preserve"> (-137.09 to -124.62)</w:t>
            </w:r>
          </w:p>
        </w:tc>
        <w:tc>
          <w:tcPr>
            <w:tcW w:w="897" w:type="dxa"/>
            <w:tcBorders>
              <w:right w:val="single" w:sz="4" w:space="0" w:color="000000"/>
            </w:tcBorders>
            <w:vAlign w:val="center"/>
          </w:tcPr>
          <w:p w14:paraId="35C69F2A" w14:textId="77777777" w:rsidR="00DC6668" w:rsidRDefault="00000000">
            <w:pPr>
              <w:jc w:val="center"/>
              <w:rPr>
                <w:sz w:val="14"/>
                <w:szCs w:val="14"/>
              </w:rPr>
            </w:pPr>
            <w:r>
              <w:rPr>
                <w:sz w:val="14"/>
                <w:szCs w:val="14"/>
              </w:rPr>
              <w:t>-143.61</w:t>
            </w:r>
            <w:r>
              <w:rPr>
                <w:sz w:val="14"/>
                <w:szCs w:val="14"/>
              </w:rPr>
              <w:br/>
              <w:t xml:space="preserve"> (-151.88 to -138.78)</w:t>
            </w:r>
          </w:p>
        </w:tc>
        <w:tc>
          <w:tcPr>
            <w:tcW w:w="817" w:type="dxa"/>
            <w:vAlign w:val="center"/>
          </w:tcPr>
          <w:p w14:paraId="1FD4E4E1" w14:textId="77777777" w:rsidR="00DC6668" w:rsidRDefault="00000000">
            <w:pPr>
              <w:jc w:val="center"/>
              <w:rPr>
                <w:sz w:val="14"/>
                <w:szCs w:val="14"/>
              </w:rPr>
            </w:pPr>
            <w:r>
              <w:rPr>
                <w:sz w:val="14"/>
                <w:szCs w:val="14"/>
              </w:rPr>
              <w:t xml:space="preserve">-7.34 </w:t>
            </w:r>
            <w:r>
              <w:rPr>
                <w:sz w:val="14"/>
                <w:szCs w:val="14"/>
              </w:rPr>
              <w:br/>
              <w:t>(-7.39 to -7.27)</w:t>
            </w:r>
          </w:p>
        </w:tc>
        <w:tc>
          <w:tcPr>
            <w:tcW w:w="804" w:type="dxa"/>
            <w:vAlign w:val="center"/>
          </w:tcPr>
          <w:p w14:paraId="455D3E51" w14:textId="77777777" w:rsidR="00DC6668" w:rsidRDefault="00000000">
            <w:pPr>
              <w:jc w:val="center"/>
              <w:rPr>
                <w:sz w:val="14"/>
                <w:szCs w:val="14"/>
              </w:rPr>
            </w:pPr>
            <w:r>
              <w:rPr>
                <w:sz w:val="14"/>
                <w:szCs w:val="14"/>
              </w:rPr>
              <w:t xml:space="preserve">-7.28 </w:t>
            </w:r>
            <w:r>
              <w:rPr>
                <w:sz w:val="14"/>
                <w:szCs w:val="14"/>
              </w:rPr>
              <w:br/>
              <w:t>(-7.32 to -7.22)</w:t>
            </w:r>
          </w:p>
        </w:tc>
        <w:tc>
          <w:tcPr>
            <w:tcW w:w="806" w:type="dxa"/>
            <w:tcBorders>
              <w:right w:val="single" w:sz="4" w:space="0" w:color="000000"/>
            </w:tcBorders>
            <w:vAlign w:val="center"/>
          </w:tcPr>
          <w:p w14:paraId="252C7435" w14:textId="77777777" w:rsidR="00DC6668" w:rsidRDefault="00000000">
            <w:pPr>
              <w:jc w:val="center"/>
              <w:rPr>
                <w:sz w:val="14"/>
                <w:szCs w:val="14"/>
              </w:rPr>
            </w:pPr>
            <w:r>
              <w:rPr>
                <w:sz w:val="14"/>
                <w:szCs w:val="14"/>
              </w:rPr>
              <w:t xml:space="preserve">-7.38 </w:t>
            </w:r>
            <w:r>
              <w:rPr>
                <w:sz w:val="14"/>
                <w:szCs w:val="14"/>
              </w:rPr>
              <w:br/>
              <w:t>(-7.45 to -7.28)</w:t>
            </w:r>
          </w:p>
        </w:tc>
        <w:tc>
          <w:tcPr>
            <w:tcW w:w="818" w:type="dxa"/>
            <w:vAlign w:val="center"/>
          </w:tcPr>
          <w:p w14:paraId="3572D35F" w14:textId="77777777" w:rsidR="00DC6668" w:rsidRDefault="00000000">
            <w:pPr>
              <w:jc w:val="center"/>
              <w:rPr>
                <w:sz w:val="14"/>
                <w:szCs w:val="14"/>
              </w:rPr>
            </w:pPr>
            <w:r>
              <w:rPr>
                <w:sz w:val="14"/>
                <w:szCs w:val="14"/>
              </w:rPr>
              <w:t xml:space="preserve">41.92 </w:t>
            </w:r>
            <w:r>
              <w:rPr>
                <w:sz w:val="14"/>
                <w:szCs w:val="14"/>
              </w:rPr>
              <w:br/>
              <w:t>(41.43 to 42.35)</w:t>
            </w:r>
          </w:p>
        </w:tc>
        <w:tc>
          <w:tcPr>
            <w:tcW w:w="807" w:type="dxa"/>
            <w:vAlign w:val="center"/>
          </w:tcPr>
          <w:p w14:paraId="1123AD3F" w14:textId="77777777" w:rsidR="00DC6668" w:rsidRDefault="00000000">
            <w:pPr>
              <w:jc w:val="center"/>
              <w:rPr>
                <w:sz w:val="14"/>
                <w:szCs w:val="14"/>
              </w:rPr>
            </w:pPr>
            <w:r>
              <w:rPr>
                <w:sz w:val="14"/>
                <w:szCs w:val="14"/>
              </w:rPr>
              <w:t xml:space="preserve">41.98 </w:t>
            </w:r>
            <w:r>
              <w:rPr>
                <w:sz w:val="14"/>
                <w:szCs w:val="14"/>
              </w:rPr>
              <w:br/>
              <w:t>(41.49 to 42.36)</w:t>
            </w:r>
          </w:p>
        </w:tc>
        <w:tc>
          <w:tcPr>
            <w:tcW w:w="814" w:type="dxa"/>
            <w:tcBorders>
              <w:right w:val="single" w:sz="4" w:space="0" w:color="000000"/>
            </w:tcBorders>
            <w:vAlign w:val="center"/>
          </w:tcPr>
          <w:p w14:paraId="20B9F32D" w14:textId="77777777" w:rsidR="00DC6668" w:rsidRDefault="00000000">
            <w:pPr>
              <w:jc w:val="center"/>
              <w:rPr>
                <w:sz w:val="14"/>
                <w:szCs w:val="14"/>
              </w:rPr>
            </w:pPr>
            <w:r>
              <w:rPr>
                <w:sz w:val="14"/>
                <w:szCs w:val="14"/>
              </w:rPr>
              <w:t xml:space="preserve">42.13 </w:t>
            </w:r>
            <w:r>
              <w:rPr>
                <w:sz w:val="14"/>
                <w:szCs w:val="14"/>
              </w:rPr>
              <w:br/>
              <w:t>(41.56 to 42.39)</w:t>
            </w:r>
          </w:p>
        </w:tc>
        <w:tc>
          <w:tcPr>
            <w:tcW w:w="536" w:type="dxa"/>
            <w:tcMar>
              <w:top w:w="0" w:type="dxa"/>
              <w:left w:w="30" w:type="dxa"/>
              <w:bottom w:w="0" w:type="dxa"/>
              <w:right w:w="30" w:type="dxa"/>
            </w:tcMar>
            <w:vAlign w:val="center"/>
          </w:tcPr>
          <w:p w14:paraId="18B2BC0C" w14:textId="77777777" w:rsidR="00DC6668" w:rsidRDefault="00000000">
            <w:pPr>
              <w:jc w:val="center"/>
              <w:rPr>
                <w:sz w:val="14"/>
                <w:szCs w:val="14"/>
              </w:rPr>
            </w:pPr>
            <w:r>
              <w:rPr>
                <w:sz w:val="14"/>
                <w:szCs w:val="14"/>
              </w:rPr>
              <w:t>8.6</w:t>
            </w:r>
          </w:p>
        </w:tc>
        <w:tc>
          <w:tcPr>
            <w:tcW w:w="544" w:type="dxa"/>
            <w:tcMar>
              <w:top w:w="0" w:type="dxa"/>
              <w:left w:w="30" w:type="dxa"/>
              <w:bottom w:w="0" w:type="dxa"/>
              <w:right w:w="30" w:type="dxa"/>
            </w:tcMar>
            <w:vAlign w:val="center"/>
          </w:tcPr>
          <w:p w14:paraId="1BE4E2C4" w14:textId="77777777" w:rsidR="00DC6668" w:rsidRDefault="00000000">
            <w:pPr>
              <w:jc w:val="center"/>
              <w:rPr>
                <w:sz w:val="14"/>
                <w:szCs w:val="14"/>
              </w:rPr>
            </w:pPr>
            <w:r>
              <w:rPr>
                <w:sz w:val="14"/>
                <w:szCs w:val="14"/>
              </w:rPr>
              <w:t>9.9</w:t>
            </w:r>
          </w:p>
        </w:tc>
        <w:tc>
          <w:tcPr>
            <w:tcW w:w="536" w:type="dxa"/>
            <w:tcMar>
              <w:top w:w="0" w:type="dxa"/>
              <w:left w:w="30" w:type="dxa"/>
              <w:bottom w:w="0" w:type="dxa"/>
              <w:right w:w="30" w:type="dxa"/>
            </w:tcMar>
            <w:vAlign w:val="center"/>
          </w:tcPr>
          <w:p w14:paraId="36DC3AD7" w14:textId="77777777" w:rsidR="00DC6668" w:rsidRDefault="00000000">
            <w:pPr>
              <w:jc w:val="center"/>
              <w:rPr>
                <w:sz w:val="14"/>
                <w:szCs w:val="14"/>
              </w:rPr>
            </w:pPr>
            <w:r>
              <w:rPr>
                <w:sz w:val="14"/>
                <w:szCs w:val="14"/>
              </w:rPr>
              <w:t>1.4</w:t>
            </w:r>
          </w:p>
        </w:tc>
        <w:tc>
          <w:tcPr>
            <w:tcW w:w="612" w:type="dxa"/>
            <w:tcMar>
              <w:top w:w="0" w:type="dxa"/>
              <w:left w:w="30" w:type="dxa"/>
              <w:bottom w:w="0" w:type="dxa"/>
              <w:right w:w="30" w:type="dxa"/>
            </w:tcMar>
            <w:vAlign w:val="center"/>
          </w:tcPr>
          <w:p w14:paraId="39CA2871" w14:textId="77777777" w:rsidR="00DC6668" w:rsidRDefault="00000000">
            <w:pPr>
              <w:jc w:val="center"/>
              <w:rPr>
                <w:sz w:val="14"/>
                <w:szCs w:val="14"/>
              </w:rPr>
            </w:pPr>
            <w:r>
              <w:rPr>
                <w:sz w:val="14"/>
                <w:szCs w:val="14"/>
              </w:rPr>
              <w:t>0.5</w:t>
            </w:r>
          </w:p>
        </w:tc>
      </w:tr>
      <w:tr w:rsidR="00DC6668" w14:paraId="42FD2136" w14:textId="77777777">
        <w:trPr>
          <w:trHeight w:val="256"/>
          <w:jc w:val="center"/>
        </w:trPr>
        <w:tc>
          <w:tcPr>
            <w:tcW w:w="1512" w:type="dxa"/>
            <w:tcMar>
              <w:top w:w="0" w:type="dxa"/>
              <w:left w:w="30" w:type="dxa"/>
              <w:bottom w:w="0" w:type="dxa"/>
              <w:right w:w="30" w:type="dxa"/>
            </w:tcMar>
            <w:vAlign w:val="center"/>
          </w:tcPr>
          <w:p w14:paraId="56234152" w14:textId="77777777" w:rsidR="00DC6668" w:rsidRDefault="00000000">
            <w:pPr>
              <w:jc w:val="center"/>
              <w:rPr>
                <w:sz w:val="14"/>
                <w:szCs w:val="14"/>
              </w:rPr>
            </w:pPr>
            <w:r>
              <w:rPr>
                <w:sz w:val="14"/>
                <w:szCs w:val="14"/>
              </w:rPr>
              <w:t xml:space="preserve">  FAM-CGAAAGGU-3’</w:t>
            </w:r>
            <w:r>
              <w:rPr>
                <w:sz w:val="14"/>
                <w:szCs w:val="14"/>
                <w:vertAlign w:val="superscript"/>
              </w:rPr>
              <w:t>f</w:t>
            </w:r>
            <w:r>
              <w:rPr>
                <w:sz w:val="14"/>
                <w:szCs w:val="14"/>
              </w:rPr>
              <w:br/>
              <w:t>BHQ1- GCUUUCCA-5’</w:t>
            </w:r>
          </w:p>
        </w:tc>
        <w:tc>
          <w:tcPr>
            <w:tcW w:w="734" w:type="dxa"/>
            <w:tcBorders>
              <w:left w:val="single" w:sz="4" w:space="0" w:color="000000"/>
            </w:tcBorders>
            <w:vAlign w:val="center"/>
          </w:tcPr>
          <w:p w14:paraId="218DCB7F" w14:textId="77777777" w:rsidR="00DC6668" w:rsidRDefault="00000000">
            <w:pPr>
              <w:jc w:val="center"/>
              <w:rPr>
                <w:sz w:val="14"/>
                <w:szCs w:val="14"/>
              </w:rPr>
            </w:pPr>
            <w:r>
              <w:rPr>
                <w:sz w:val="14"/>
                <w:szCs w:val="14"/>
              </w:rPr>
              <w:t xml:space="preserve">-83.25 </w:t>
            </w:r>
            <w:r>
              <w:rPr>
                <w:sz w:val="14"/>
                <w:szCs w:val="14"/>
              </w:rPr>
              <w:br/>
              <w:t>(-85.73 to -80.95)</w:t>
            </w:r>
          </w:p>
        </w:tc>
        <w:tc>
          <w:tcPr>
            <w:tcW w:w="810" w:type="dxa"/>
            <w:vAlign w:val="center"/>
          </w:tcPr>
          <w:p w14:paraId="57C47F68" w14:textId="77777777" w:rsidR="00DC6668" w:rsidRDefault="00000000">
            <w:pPr>
              <w:jc w:val="center"/>
              <w:rPr>
                <w:sz w:val="14"/>
                <w:szCs w:val="14"/>
              </w:rPr>
            </w:pPr>
            <w:r>
              <w:rPr>
                <w:sz w:val="14"/>
                <w:szCs w:val="14"/>
              </w:rPr>
              <w:t xml:space="preserve">-81.76 </w:t>
            </w:r>
            <w:r>
              <w:rPr>
                <w:sz w:val="14"/>
                <w:szCs w:val="14"/>
              </w:rPr>
              <w:br/>
              <w:t>(-85.14 to -79.11)</w:t>
            </w:r>
          </w:p>
        </w:tc>
        <w:tc>
          <w:tcPr>
            <w:tcW w:w="814" w:type="dxa"/>
            <w:tcBorders>
              <w:right w:val="single" w:sz="4" w:space="0" w:color="000000"/>
            </w:tcBorders>
            <w:vAlign w:val="center"/>
          </w:tcPr>
          <w:p w14:paraId="2858A26F" w14:textId="77777777" w:rsidR="00DC6668" w:rsidRDefault="00000000">
            <w:pPr>
              <w:jc w:val="center"/>
              <w:rPr>
                <w:sz w:val="14"/>
                <w:szCs w:val="14"/>
              </w:rPr>
            </w:pPr>
            <w:r>
              <w:rPr>
                <w:sz w:val="14"/>
                <w:szCs w:val="14"/>
              </w:rPr>
              <w:t xml:space="preserve">-80.92 </w:t>
            </w:r>
            <w:r>
              <w:rPr>
                <w:sz w:val="14"/>
                <w:szCs w:val="14"/>
              </w:rPr>
              <w:br/>
              <w:t>(-83.27 to -79.05)</w:t>
            </w:r>
          </w:p>
        </w:tc>
        <w:tc>
          <w:tcPr>
            <w:tcW w:w="806" w:type="dxa"/>
            <w:tcBorders>
              <w:left w:val="single" w:sz="4" w:space="0" w:color="000000"/>
            </w:tcBorders>
            <w:vAlign w:val="center"/>
          </w:tcPr>
          <w:p w14:paraId="6B5C3425" w14:textId="77777777" w:rsidR="00DC6668" w:rsidRDefault="00000000">
            <w:pPr>
              <w:jc w:val="center"/>
              <w:rPr>
                <w:sz w:val="14"/>
                <w:szCs w:val="14"/>
              </w:rPr>
            </w:pPr>
            <w:r>
              <w:rPr>
                <w:sz w:val="14"/>
                <w:szCs w:val="14"/>
              </w:rPr>
              <w:t>-223.16</w:t>
            </w:r>
            <w:r>
              <w:rPr>
                <w:sz w:val="14"/>
                <w:szCs w:val="14"/>
              </w:rPr>
              <w:br/>
              <w:t xml:space="preserve"> (-230.67 to -216.32)</w:t>
            </w:r>
          </w:p>
        </w:tc>
        <w:tc>
          <w:tcPr>
            <w:tcW w:w="899" w:type="dxa"/>
            <w:vAlign w:val="center"/>
          </w:tcPr>
          <w:p w14:paraId="4B4955A5" w14:textId="77777777" w:rsidR="00DC6668" w:rsidRDefault="00000000">
            <w:pPr>
              <w:jc w:val="center"/>
              <w:rPr>
                <w:sz w:val="14"/>
                <w:szCs w:val="14"/>
              </w:rPr>
            </w:pPr>
            <w:r>
              <w:rPr>
                <w:sz w:val="14"/>
                <w:szCs w:val="14"/>
              </w:rPr>
              <w:t>-218.73</w:t>
            </w:r>
            <w:r>
              <w:rPr>
                <w:sz w:val="14"/>
                <w:szCs w:val="14"/>
              </w:rPr>
              <w:br/>
              <w:t xml:space="preserve"> (-228.81 to -210.85)</w:t>
            </w:r>
          </w:p>
        </w:tc>
        <w:tc>
          <w:tcPr>
            <w:tcW w:w="897" w:type="dxa"/>
            <w:tcBorders>
              <w:right w:val="single" w:sz="4" w:space="0" w:color="000000"/>
            </w:tcBorders>
            <w:vAlign w:val="center"/>
          </w:tcPr>
          <w:p w14:paraId="57676B7D" w14:textId="77777777" w:rsidR="00DC6668" w:rsidRDefault="00000000">
            <w:pPr>
              <w:jc w:val="center"/>
              <w:rPr>
                <w:sz w:val="14"/>
                <w:szCs w:val="14"/>
              </w:rPr>
            </w:pPr>
            <w:r>
              <w:rPr>
                <w:sz w:val="14"/>
                <w:szCs w:val="14"/>
              </w:rPr>
              <w:t>-216.39</w:t>
            </w:r>
            <w:r>
              <w:rPr>
                <w:sz w:val="14"/>
                <w:szCs w:val="14"/>
              </w:rPr>
              <w:br/>
              <w:t xml:space="preserve"> (-223.4 to -210.93)</w:t>
            </w:r>
          </w:p>
        </w:tc>
        <w:tc>
          <w:tcPr>
            <w:tcW w:w="817" w:type="dxa"/>
            <w:vAlign w:val="center"/>
          </w:tcPr>
          <w:p w14:paraId="35937E5E" w14:textId="77777777" w:rsidR="00DC6668" w:rsidRDefault="00000000">
            <w:pPr>
              <w:jc w:val="center"/>
              <w:rPr>
                <w:sz w:val="14"/>
                <w:szCs w:val="14"/>
              </w:rPr>
            </w:pPr>
            <w:r>
              <w:rPr>
                <w:sz w:val="14"/>
                <w:szCs w:val="14"/>
              </w:rPr>
              <w:t xml:space="preserve">-14.03 </w:t>
            </w:r>
            <w:r>
              <w:rPr>
                <w:sz w:val="14"/>
                <w:szCs w:val="14"/>
              </w:rPr>
              <w:br/>
              <w:t>(-14.22 to -13.86)</w:t>
            </w:r>
          </w:p>
        </w:tc>
        <w:tc>
          <w:tcPr>
            <w:tcW w:w="804" w:type="dxa"/>
            <w:vAlign w:val="center"/>
          </w:tcPr>
          <w:p w14:paraId="76639B76" w14:textId="77777777" w:rsidR="00DC6668" w:rsidRDefault="00000000">
            <w:pPr>
              <w:jc w:val="center"/>
              <w:rPr>
                <w:sz w:val="14"/>
                <w:szCs w:val="14"/>
              </w:rPr>
            </w:pPr>
            <w:r>
              <w:rPr>
                <w:sz w:val="14"/>
                <w:szCs w:val="14"/>
              </w:rPr>
              <w:t xml:space="preserve">-13.92 </w:t>
            </w:r>
            <w:r>
              <w:rPr>
                <w:sz w:val="14"/>
                <w:szCs w:val="14"/>
              </w:rPr>
              <w:br/>
              <w:t>(-14.18 to -13.72)</w:t>
            </w:r>
          </w:p>
        </w:tc>
        <w:tc>
          <w:tcPr>
            <w:tcW w:w="806" w:type="dxa"/>
            <w:tcBorders>
              <w:right w:val="single" w:sz="4" w:space="0" w:color="000000"/>
            </w:tcBorders>
            <w:vAlign w:val="center"/>
          </w:tcPr>
          <w:p w14:paraId="664FEA5D" w14:textId="77777777" w:rsidR="00DC6668" w:rsidRDefault="00000000">
            <w:pPr>
              <w:jc w:val="center"/>
              <w:rPr>
                <w:sz w:val="14"/>
                <w:szCs w:val="14"/>
              </w:rPr>
            </w:pPr>
            <w:r>
              <w:rPr>
                <w:sz w:val="14"/>
                <w:szCs w:val="14"/>
              </w:rPr>
              <w:t xml:space="preserve">-13.81 </w:t>
            </w:r>
            <w:r>
              <w:rPr>
                <w:sz w:val="14"/>
                <w:szCs w:val="14"/>
              </w:rPr>
              <w:br/>
              <w:t>(-14 to -13.65)</w:t>
            </w:r>
          </w:p>
        </w:tc>
        <w:tc>
          <w:tcPr>
            <w:tcW w:w="818" w:type="dxa"/>
            <w:vAlign w:val="center"/>
          </w:tcPr>
          <w:p w14:paraId="22DECC3A" w14:textId="77777777" w:rsidR="00DC6668" w:rsidRDefault="00000000">
            <w:pPr>
              <w:jc w:val="center"/>
              <w:rPr>
                <w:sz w:val="14"/>
                <w:szCs w:val="14"/>
              </w:rPr>
            </w:pPr>
            <w:r>
              <w:rPr>
                <w:sz w:val="14"/>
                <w:szCs w:val="14"/>
              </w:rPr>
              <w:t xml:space="preserve">67.73 </w:t>
            </w:r>
            <w:r>
              <w:rPr>
                <w:sz w:val="14"/>
                <w:szCs w:val="14"/>
              </w:rPr>
              <w:br/>
              <w:t>(67.44 to 67.96)</w:t>
            </w:r>
          </w:p>
        </w:tc>
        <w:tc>
          <w:tcPr>
            <w:tcW w:w="807" w:type="dxa"/>
            <w:vAlign w:val="center"/>
          </w:tcPr>
          <w:p w14:paraId="584D89C3" w14:textId="77777777" w:rsidR="00DC6668" w:rsidRDefault="00000000">
            <w:pPr>
              <w:jc w:val="center"/>
              <w:rPr>
                <w:sz w:val="14"/>
                <w:szCs w:val="14"/>
              </w:rPr>
            </w:pPr>
            <w:r>
              <w:rPr>
                <w:sz w:val="14"/>
                <w:szCs w:val="14"/>
              </w:rPr>
              <w:t xml:space="preserve">67.81 </w:t>
            </w:r>
            <w:r>
              <w:rPr>
                <w:sz w:val="14"/>
                <w:szCs w:val="14"/>
              </w:rPr>
              <w:br/>
              <w:t>(67.54 to 68.01)</w:t>
            </w:r>
          </w:p>
        </w:tc>
        <w:tc>
          <w:tcPr>
            <w:tcW w:w="814" w:type="dxa"/>
            <w:tcBorders>
              <w:right w:val="single" w:sz="4" w:space="0" w:color="000000"/>
            </w:tcBorders>
            <w:vAlign w:val="center"/>
          </w:tcPr>
          <w:p w14:paraId="31AADCA0" w14:textId="77777777" w:rsidR="00DC6668" w:rsidRDefault="00000000">
            <w:pPr>
              <w:jc w:val="center"/>
              <w:rPr>
                <w:sz w:val="14"/>
                <w:szCs w:val="14"/>
              </w:rPr>
            </w:pPr>
            <w:r>
              <w:rPr>
                <w:sz w:val="14"/>
                <w:szCs w:val="14"/>
              </w:rPr>
              <w:t xml:space="preserve">67.66 </w:t>
            </w:r>
            <w:r>
              <w:rPr>
                <w:sz w:val="14"/>
                <w:szCs w:val="14"/>
              </w:rPr>
              <w:br/>
              <w:t>(67.13 to 68.11)</w:t>
            </w:r>
          </w:p>
        </w:tc>
        <w:tc>
          <w:tcPr>
            <w:tcW w:w="536" w:type="dxa"/>
            <w:tcMar>
              <w:top w:w="0" w:type="dxa"/>
              <w:left w:w="30" w:type="dxa"/>
              <w:bottom w:w="0" w:type="dxa"/>
              <w:right w:w="30" w:type="dxa"/>
            </w:tcMar>
            <w:vAlign w:val="center"/>
          </w:tcPr>
          <w:p w14:paraId="02DEB75A" w14:textId="77777777" w:rsidR="00DC6668" w:rsidRDefault="00000000">
            <w:pPr>
              <w:jc w:val="center"/>
              <w:rPr>
                <w:sz w:val="14"/>
                <w:szCs w:val="14"/>
              </w:rPr>
            </w:pPr>
            <w:r>
              <w:rPr>
                <w:sz w:val="14"/>
                <w:szCs w:val="14"/>
              </w:rPr>
              <w:t>2.8</w:t>
            </w:r>
          </w:p>
        </w:tc>
        <w:tc>
          <w:tcPr>
            <w:tcW w:w="544" w:type="dxa"/>
            <w:tcMar>
              <w:top w:w="0" w:type="dxa"/>
              <w:left w:w="30" w:type="dxa"/>
              <w:bottom w:w="0" w:type="dxa"/>
              <w:right w:w="30" w:type="dxa"/>
            </w:tcMar>
            <w:vAlign w:val="center"/>
          </w:tcPr>
          <w:p w14:paraId="352CA747" w14:textId="77777777" w:rsidR="00DC6668" w:rsidRDefault="00000000">
            <w:pPr>
              <w:jc w:val="center"/>
              <w:rPr>
                <w:sz w:val="14"/>
                <w:szCs w:val="14"/>
              </w:rPr>
            </w:pPr>
            <w:r>
              <w:rPr>
                <w:sz w:val="14"/>
                <w:szCs w:val="14"/>
              </w:rPr>
              <w:t>3.1</w:t>
            </w:r>
          </w:p>
        </w:tc>
        <w:tc>
          <w:tcPr>
            <w:tcW w:w="536" w:type="dxa"/>
            <w:tcMar>
              <w:top w:w="0" w:type="dxa"/>
              <w:left w:w="30" w:type="dxa"/>
              <w:bottom w:w="0" w:type="dxa"/>
              <w:right w:w="30" w:type="dxa"/>
            </w:tcMar>
            <w:vAlign w:val="center"/>
          </w:tcPr>
          <w:p w14:paraId="0D1A0F63" w14:textId="77777777" w:rsidR="00DC6668" w:rsidRDefault="00000000">
            <w:pPr>
              <w:jc w:val="center"/>
              <w:rPr>
                <w:sz w:val="14"/>
                <w:szCs w:val="14"/>
              </w:rPr>
            </w:pPr>
            <w:r>
              <w:rPr>
                <w:sz w:val="14"/>
                <w:szCs w:val="14"/>
              </w:rPr>
              <w:t>1.6</w:t>
            </w:r>
          </w:p>
        </w:tc>
        <w:tc>
          <w:tcPr>
            <w:tcW w:w="612" w:type="dxa"/>
            <w:tcMar>
              <w:top w:w="0" w:type="dxa"/>
              <w:left w:w="30" w:type="dxa"/>
              <w:bottom w:w="0" w:type="dxa"/>
              <w:right w:w="30" w:type="dxa"/>
            </w:tcMar>
            <w:vAlign w:val="center"/>
          </w:tcPr>
          <w:p w14:paraId="3BCD031C" w14:textId="77777777" w:rsidR="00DC6668" w:rsidRDefault="00000000">
            <w:pPr>
              <w:jc w:val="center"/>
              <w:rPr>
                <w:sz w:val="14"/>
                <w:szCs w:val="14"/>
              </w:rPr>
            </w:pPr>
            <w:r>
              <w:rPr>
                <w:sz w:val="14"/>
                <w:szCs w:val="14"/>
              </w:rPr>
              <w:t>0.2</w:t>
            </w:r>
          </w:p>
        </w:tc>
      </w:tr>
      <w:tr w:rsidR="00DC6668" w14:paraId="528CEB70" w14:textId="77777777">
        <w:trPr>
          <w:trHeight w:val="256"/>
          <w:jc w:val="center"/>
        </w:trPr>
        <w:tc>
          <w:tcPr>
            <w:tcW w:w="1512" w:type="dxa"/>
            <w:tcMar>
              <w:top w:w="0" w:type="dxa"/>
              <w:left w:w="30" w:type="dxa"/>
              <w:bottom w:w="0" w:type="dxa"/>
              <w:right w:w="30" w:type="dxa"/>
            </w:tcMar>
            <w:vAlign w:val="center"/>
          </w:tcPr>
          <w:p w14:paraId="03EFFEDF" w14:textId="77777777" w:rsidR="00DC6668" w:rsidRDefault="00000000">
            <w:pPr>
              <w:jc w:val="center"/>
              <w:rPr>
                <w:sz w:val="14"/>
                <w:szCs w:val="14"/>
              </w:rPr>
            </w:pPr>
            <w:r>
              <w:rPr>
                <w:sz w:val="14"/>
                <w:szCs w:val="14"/>
              </w:rPr>
              <w:t xml:space="preserve">  FAM-CUGAGUC-3’ </w:t>
            </w:r>
            <w:r>
              <w:rPr>
                <w:sz w:val="14"/>
                <w:szCs w:val="14"/>
                <w:vertAlign w:val="superscript"/>
              </w:rPr>
              <w:t>f</w:t>
            </w:r>
            <w:r>
              <w:rPr>
                <w:sz w:val="14"/>
                <w:szCs w:val="14"/>
              </w:rPr>
              <w:br/>
              <w:t>BHQ1-GACUCAG-5’</w:t>
            </w:r>
          </w:p>
        </w:tc>
        <w:tc>
          <w:tcPr>
            <w:tcW w:w="734" w:type="dxa"/>
            <w:tcBorders>
              <w:left w:val="single" w:sz="4" w:space="0" w:color="000000"/>
            </w:tcBorders>
            <w:vAlign w:val="center"/>
          </w:tcPr>
          <w:p w14:paraId="291153DB" w14:textId="77777777" w:rsidR="00DC6668" w:rsidRDefault="00000000">
            <w:pPr>
              <w:jc w:val="center"/>
              <w:rPr>
                <w:sz w:val="14"/>
                <w:szCs w:val="14"/>
              </w:rPr>
            </w:pPr>
            <w:r>
              <w:rPr>
                <w:sz w:val="14"/>
                <w:szCs w:val="14"/>
              </w:rPr>
              <w:t xml:space="preserve">-74.69 </w:t>
            </w:r>
            <w:r>
              <w:rPr>
                <w:sz w:val="14"/>
                <w:szCs w:val="14"/>
              </w:rPr>
              <w:br/>
              <w:t>(-76.00 to -73.40)</w:t>
            </w:r>
          </w:p>
        </w:tc>
        <w:tc>
          <w:tcPr>
            <w:tcW w:w="810" w:type="dxa"/>
            <w:vAlign w:val="center"/>
          </w:tcPr>
          <w:p w14:paraId="18CABDCC" w14:textId="77777777" w:rsidR="00DC6668" w:rsidRDefault="00000000">
            <w:pPr>
              <w:jc w:val="center"/>
              <w:rPr>
                <w:sz w:val="14"/>
                <w:szCs w:val="14"/>
              </w:rPr>
            </w:pPr>
            <w:r>
              <w:rPr>
                <w:sz w:val="14"/>
                <w:szCs w:val="14"/>
              </w:rPr>
              <w:t>-74.94</w:t>
            </w:r>
            <w:r>
              <w:rPr>
                <w:sz w:val="14"/>
                <w:szCs w:val="14"/>
              </w:rPr>
              <w:br/>
              <w:t xml:space="preserve"> (-76.63 to -72.43)</w:t>
            </w:r>
          </w:p>
        </w:tc>
        <w:tc>
          <w:tcPr>
            <w:tcW w:w="814" w:type="dxa"/>
            <w:tcBorders>
              <w:right w:val="single" w:sz="4" w:space="0" w:color="000000"/>
            </w:tcBorders>
            <w:vAlign w:val="center"/>
          </w:tcPr>
          <w:p w14:paraId="34DFE84B" w14:textId="77777777" w:rsidR="00DC6668" w:rsidRDefault="00000000">
            <w:pPr>
              <w:jc w:val="center"/>
              <w:rPr>
                <w:sz w:val="14"/>
                <w:szCs w:val="14"/>
              </w:rPr>
            </w:pPr>
            <w:r>
              <w:rPr>
                <w:sz w:val="14"/>
                <w:szCs w:val="14"/>
              </w:rPr>
              <w:t xml:space="preserve">-75.38 </w:t>
            </w:r>
            <w:r>
              <w:rPr>
                <w:sz w:val="14"/>
                <w:szCs w:val="14"/>
              </w:rPr>
              <w:br/>
              <w:t>(-77.21 to -73.3)</w:t>
            </w:r>
          </w:p>
        </w:tc>
        <w:tc>
          <w:tcPr>
            <w:tcW w:w="806" w:type="dxa"/>
            <w:tcBorders>
              <w:left w:val="single" w:sz="4" w:space="0" w:color="000000"/>
            </w:tcBorders>
            <w:vAlign w:val="center"/>
          </w:tcPr>
          <w:p w14:paraId="0CDF4D08" w14:textId="77777777" w:rsidR="00DC6668" w:rsidRDefault="00000000">
            <w:pPr>
              <w:jc w:val="center"/>
              <w:rPr>
                <w:sz w:val="14"/>
                <w:szCs w:val="14"/>
              </w:rPr>
            </w:pPr>
            <w:r>
              <w:rPr>
                <w:sz w:val="14"/>
                <w:szCs w:val="14"/>
              </w:rPr>
              <w:t>-197.57</w:t>
            </w:r>
            <w:r>
              <w:rPr>
                <w:sz w:val="14"/>
                <w:szCs w:val="14"/>
              </w:rPr>
              <w:br/>
              <w:t xml:space="preserve"> (-201.48 to -193.77)</w:t>
            </w:r>
          </w:p>
        </w:tc>
        <w:tc>
          <w:tcPr>
            <w:tcW w:w="899" w:type="dxa"/>
            <w:vAlign w:val="center"/>
          </w:tcPr>
          <w:p w14:paraId="6D9ADFD4" w14:textId="77777777" w:rsidR="00DC6668" w:rsidRDefault="00000000">
            <w:pPr>
              <w:jc w:val="center"/>
              <w:rPr>
                <w:sz w:val="14"/>
                <w:szCs w:val="14"/>
              </w:rPr>
            </w:pPr>
            <w:r>
              <w:rPr>
                <w:sz w:val="14"/>
                <w:szCs w:val="14"/>
              </w:rPr>
              <w:t>-198.28</w:t>
            </w:r>
            <w:r>
              <w:rPr>
                <w:sz w:val="14"/>
                <w:szCs w:val="14"/>
              </w:rPr>
              <w:br/>
              <w:t xml:space="preserve"> (-203.34 to -190.84)</w:t>
            </w:r>
          </w:p>
        </w:tc>
        <w:tc>
          <w:tcPr>
            <w:tcW w:w="897" w:type="dxa"/>
            <w:tcBorders>
              <w:right w:val="single" w:sz="4" w:space="0" w:color="000000"/>
            </w:tcBorders>
            <w:vAlign w:val="center"/>
          </w:tcPr>
          <w:p w14:paraId="6989C37F" w14:textId="77777777" w:rsidR="00DC6668" w:rsidRDefault="00000000">
            <w:pPr>
              <w:jc w:val="center"/>
              <w:rPr>
                <w:sz w:val="14"/>
                <w:szCs w:val="14"/>
              </w:rPr>
            </w:pPr>
            <w:r>
              <w:rPr>
                <w:sz w:val="14"/>
                <w:szCs w:val="14"/>
              </w:rPr>
              <w:t>-199.36</w:t>
            </w:r>
            <w:r>
              <w:rPr>
                <w:sz w:val="14"/>
                <w:szCs w:val="14"/>
              </w:rPr>
              <w:br/>
              <w:t xml:space="preserve"> (-204.73 to -193.23)</w:t>
            </w:r>
          </w:p>
        </w:tc>
        <w:tc>
          <w:tcPr>
            <w:tcW w:w="817" w:type="dxa"/>
            <w:vAlign w:val="center"/>
          </w:tcPr>
          <w:p w14:paraId="651DC629" w14:textId="77777777" w:rsidR="00DC6668" w:rsidRDefault="00000000">
            <w:pPr>
              <w:jc w:val="center"/>
              <w:rPr>
                <w:sz w:val="14"/>
                <w:szCs w:val="14"/>
              </w:rPr>
            </w:pPr>
            <w:r>
              <w:rPr>
                <w:sz w:val="14"/>
                <w:szCs w:val="14"/>
              </w:rPr>
              <w:t xml:space="preserve">-13.42 </w:t>
            </w:r>
            <w:r>
              <w:rPr>
                <w:sz w:val="14"/>
                <w:szCs w:val="14"/>
              </w:rPr>
              <w:br/>
              <w:t>(-13.53 to -13.3)</w:t>
            </w:r>
          </w:p>
        </w:tc>
        <w:tc>
          <w:tcPr>
            <w:tcW w:w="804" w:type="dxa"/>
            <w:vAlign w:val="center"/>
          </w:tcPr>
          <w:p w14:paraId="424809BB" w14:textId="77777777" w:rsidR="00DC6668" w:rsidRDefault="00000000">
            <w:pPr>
              <w:jc w:val="center"/>
              <w:rPr>
                <w:sz w:val="14"/>
                <w:szCs w:val="14"/>
              </w:rPr>
            </w:pPr>
            <w:r>
              <w:rPr>
                <w:sz w:val="14"/>
                <w:szCs w:val="14"/>
              </w:rPr>
              <w:t xml:space="preserve">-13.44 </w:t>
            </w:r>
            <w:r>
              <w:rPr>
                <w:sz w:val="14"/>
                <w:szCs w:val="14"/>
              </w:rPr>
              <w:br/>
              <w:t>(-13.57 to -13.24)</w:t>
            </w:r>
          </w:p>
        </w:tc>
        <w:tc>
          <w:tcPr>
            <w:tcW w:w="806" w:type="dxa"/>
            <w:tcBorders>
              <w:right w:val="single" w:sz="4" w:space="0" w:color="000000"/>
            </w:tcBorders>
            <w:vAlign w:val="center"/>
          </w:tcPr>
          <w:p w14:paraId="60AA27EB" w14:textId="77777777" w:rsidR="00DC6668" w:rsidRDefault="00000000">
            <w:pPr>
              <w:jc w:val="center"/>
              <w:rPr>
                <w:sz w:val="14"/>
                <w:szCs w:val="14"/>
              </w:rPr>
            </w:pPr>
            <w:r>
              <w:rPr>
                <w:sz w:val="14"/>
                <w:szCs w:val="14"/>
              </w:rPr>
              <w:t xml:space="preserve">-13.54 </w:t>
            </w:r>
            <w:r>
              <w:rPr>
                <w:sz w:val="14"/>
                <w:szCs w:val="14"/>
              </w:rPr>
              <w:br/>
              <w:t>(-13.71 to -13.34)</w:t>
            </w:r>
          </w:p>
        </w:tc>
        <w:tc>
          <w:tcPr>
            <w:tcW w:w="818" w:type="dxa"/>
            <w:vAlign w:val="center"/>
          </w:tcPr>
          <w:p w14:paraId="7ACA4C2B" w14:textId="77777777" w:rsidR="00DC6668" w:rsidRDefault="00000000">
            <w:pPr>
              <w:jc w:val="center"/>
              <w:rPr>
                <w:sz w:val="14"/>
                <w:szCs w:val="14"/>
              </w:rPr>
            </w:pPr>
            <w:r>
              <w:rPr>
                <w:sz w:val="14"/>
                <w:szCs w:val="14"/>
              </w:rPr>
              <w:t xml:space="preserve">68.51 </w:t>
            </w:r>
            <w:r>
              <w:rPr>
                <w:sz w:val="14"/>
                <w:szCs w:val="14"/>
              </w:rPr>
              <w:br/>
              <w:t>(68.32 to 68.64)</w:t>
            </w:r>
          </w:p>
        </w:tc>
        <w:tc>
          <w:tcPr>
            <w:tcW w:w="807" w:type="dxa"/>
            <w:vAlign w:val="center"/>
          </w:tcPr>
          <w:p w14:paraId="3DD8F9BE" w14:textId="77777777" w:rsidR="00DC6668" w:rsidRDefault="00000000">
            <w:pPr>
              <w:jc w:val="center"/>
              <w:rPr>
                <w:sz w:val="14"/>
                <w:szCs w:val="14"/>
              </w:rPr>
            </w:pPr>
            <w:r>
              <w:rPr>
                <w:sz w:val="14"/>
                <w:szCs w:val="14"/>
              </w:rPr>
              <w:t xml:space="preserve">68.51 </w:t>
            </w:r>
            <w:r>
              <w:rPr>
                <w:sz w:val="14"/>
                <w:szCs w:val="14"/>
              </w:rPr>
              <w:br/>
              <w:t>(68.36 to 68.67)</w:t>
            </w:r>
          </w:p>
        </w:tc>
        <w:tc>
          <w:tcPr>
            <w:tcW w:w="814" w:type="dxa"/>
            <w:tcBorders>
              <w:right w:val="single" w:sz="4" w:space="0" w:color="000000"/>
            </w:tcBorders>
            <w:vAlign w:val="center"/>
          </w:tcPr>
          <w:p w14:paraId="47F1CC0F" w14:textId="77777777" w:rsidR="00DC6668" w:rsidRDefault="00000000">
            <w:pPr>
              <w:jc w:val="center"/>
              <w:rPr>
                <w:sz w:val="14"/>
                <w:szCs w:val="14"/>
              </w:rPr>
            </w:pPr>
            <w:r>
              <w:rPr>
                <w:sz w:val="14"/>
                <w:szCs w:val="14"/>
              </w:rPr>
              <w:t xml:space="preserve">68.82 </w:t>
            </w:r>
            <w:r>
              <w:rPr>
                <w:sz w:val="14"/>
                <w:szCs w:val="14"/>
              </w:rPr>
              <w:br/>
              <w:t>(68.47 to 69.33)</w:t>
            </w:r>
          </w:p>
        </w:tc>
        <w:tc>
          <w:tcPr>
            <w:tcW w:w="536" w:type="dxa"/>
            <w:tcMar>
              <w:top w:w="0" w:type="dxa"/>
              <w:left w:w="30" w:type="dxa"/>
              <w:bottom w:w="0" w:type="dxa"/>
              <w:right w:w="30" w:type="dxa"/>
            </w:tcMar>
            <w:vAlign w:val="center"/>
          </w:tcPr>
          <w:p w14:paraId="222E33B8" w14:textId="77777777" w:rsidR="00DC6668" w:rsidRDefault="00000000">
            <w:pPr>
              <w:jc w:val="center"/>
              <w:rPr>
                <w:sz w:val="14"/>
                <w:szCs w:val="14"/>
              </w:rPr>
            </w:pPr>
            <w:r>
              <w:rPr>
                <w:sz w:val="14"/>
                <w:szCs w:val="14"/>
              </w:rPr>
              <w:t>0.9</w:t>
            </w:r>
          </w:p>
        </w:tc>
        <w:tc>
          <w:tcPr>
            <w:tcW w:w="544" w:type="dxa"/>
            <w:tcMar>
              <w:top w:w="0" w:type="dxa"/>
              <w:left w:w="30" w:type="dxa"/>
              <w:bottom w:w="0" w:type="dxa"/>
              <w:right w:w="30" w:type="dxa"/>
            </w:tcMar>
            <w:vAlign w:val="center"/>
          </w:tcPr>
          <w:p w14:paraId="6182CC45" w14:textId="77777777" w:rsidR="00DC6668" w:rsidRDefault="00000000">
            <w:pPr>
              <w:jc w:val="center"/>
              <w:rPr>
                <w:sz w:val="14"/>
                <w:szCs w:val="14"/>
              </w:rPr>
            </w:pPr>
            <w:r>
              <w:rPr>
                <w:sz w:val="14"/>
                <w:szCs w:val="14"/>
              </w:rPr>
              <w:t>0.9</w:t>
            </w:r>
          </w:p>
        </w:tc>
        <w:tc>
          <w:tcPr>
            <w:tcW w:w="536" w:type="dxa"/>
            <w:tcMar>
              <w:top w:w="0" w:type="dxa"/>
              <w:left w:w="30" w:type="dxa"/>
              <w:bottom w:w="0" w:type="dxa"/>
              <w:right w:w="30" w:type="dxa"/>
            </w:tcMar>
            <w:vAlign w:val="center"/>
          </w:tcPr>
          <w:p w14:paraId="71E35645" w14:textId="77777777" w:rsidR="00DC6668" w:rsidRDefault="00000000">
            <w:pPr>
              <w:jc w:val="center"/>
              <w:rPr>
                <w:sz w:val="14"/>
                <w:szCs w:val="14"/>
              </w:rPr>
            </w:pPr>
            <w:r>
              <w:rPr>
                <w:sz w:val="14"/>
                <w:szCs w:val="14"/>
              </w:rPr>
              <w:t>0.9</w:t>
            </w:r>
          </w:p>
        </w:tc>
        <w:tc>
          <w:tcPr>
            <w:tcW w:w="612" w:type="dxa"/>
            <w:tcMar>
              <w:top w:w="0" w:type="dxa"/>
              <w:left w:w="30" w:type="dxa"/>
              <w:bottom w:w="0" w:type="dxa"/>
              <w:right w:w="30" w:type="dxa"/>
            </w:tcMar>
            <w:vAlign w:val="center"/>
          </w:tcPr>
          <w:p w14:paraId="397181CA" w14:textId="77777777" w:rsidR="00DC6668" w:rsidRDefault="00000000">
            <w:pPr>
              <w:jc w:val="center"/>
              <w:rPr>
                <w:sz w:val="14"/>
                <w:szCs w:val="14"/>
              </w:rPr>
            </w:pPr>
            <w:r>
              <w:rPr>
                <w:sz w:val="14"/>
                <w:szCs w:val="14"/>
              </w:rPr>
              <w:t>0.5</w:t>
            </w:r>
          </w:p>
        </w:tc>
      </w:tr>
      <w:tr w:rsidR="00DC6668" w14:paraId="0D8C084C" w14:textId="77777777">
        <w:trPr>
          <w:trHeight w:val="256"/>
          <w:jc w:val="center"/>
        </w:trPr>
        <w:tc>
          <w:tcPr>
            <w:tcW w:w="1512" w:type="dxa"/>
            <w:tcBorders>
              <w:bottom w:val="single" w:sz="4" w:space="0" w:color="000000"/>
            </w:tcBorders>
            <w:vAlign w:val="center"/>
          </w:tcPr>
          <w:p w14:paraId="0331055A" w14:textId="77777777" w:rsidR="00DC6668" w:rsidRDefault="00000000">
            <w:pPr>
              <w:jc w:val="center"/>
              <w:rPr>
                <w:sz w:val="14"/>
                <w:szCs w:val="14"/>
              </w:rPr>
            </w:pPr>
            <w:r>
              <w:rPr>
                <w:sz w:val="14"/>
                <w:szCs w:val="14"/>
              </w:rPr>
              <w:t xml:space="preserve">  FAM-CGUUGC-3’</w:t>
            </w:r>
            <w:r>
              <w:rPr>
                <w:sz w:val="14"/>
                <w:szCs w:val="14"/>
                <w:vertAlign w:val="superscript"/>
              </w:rPr>
              <w:t>f</w:t>
            </w:r>
            <w:r>
              <w:rPr>
                <w:sz w:val="14"/>
                <w:szCs w:val="14"/>
              </w:rPr>
              <w:br/>
              <w:t>BHQ1-GCAACG-5’</w:t>
            </w:r>
          </w:p>
        </w:tc>
        <w:tc>
          <w:tcPr>
            <w:tcW w:w="734" w:type="dxa"/>
            <w:tcBorders>
              <w:left w:val="single" w:sz="4" w:space="0" w:color="000000"/>
              <w:bottom w:val="single" w:sz="4" w:space="0" w:color="000000"/>
            </w:tcBorders>
            <w:vAlign w:val="center"/>
          </w:tcPr>
          <w:p w14:paraId="0AA7031F" w14:textId="77777777" w:rsidR="00DC6668" w:rsidRDefault="00000000">
            <w:pPr>
              <w:jc w:val="center"/>
              <w:rPr>
                <w:sz w:val="14"/>
                <w:szCs w:val="14"/>
              </w:rPr>
            </w:pPr>
            <w:r>
              <w:rPr>
                <w:sz w:val="14"/>
                <w:szCs w:val="14"/>
              </w:rPr>
              <w:t xml:space="preserve">-58.64 </w:t>
            </w:r>
            <w:r>
              <w:rPr>
                <w:sz w:val="14"/>
                <w:szCs w:val="14"/>
              </w:rPr>
              <w:br/>
              <w:t>(-61.37 to -56.25)</w:t>
            </w:r>
          </w:p>
        </w:tc>
        <w:tc>
          <w:tcPr>
            <w:tcW w:w="810" w:type="dxa"/>
            <w:tcBorders>
              <w:bottom w:val="single" w:sz="4" w:space="0" w:color="000000"/>
            </w:tcBorders>
            <w:vAlign w:val="center"/>
          </w:tcPr>
          <w:p w14:paraId="442F834C" w14:textId="77777777" w:rsidR="00DC6668" w:rsidRDefault="00000000">
            <w:pPr>
              <w:jc w:val="center"/>
              <w:rPr>
                <w:sz w:val="14"/>
                <w:szCs w:val="14"/>
              </w:rPr>
            </w:pPr>
            <w:r>
              <w:rPr>
                <w:sz w:val="14"/>
                <w:szCs w:val="14"/>
              </w:rPr>
              <w:t xml:space="preserve">-63.94 </w:t>
            </w:r>
            <w:r>
              <w:rPr>
                <w:sz w:val="14"/>
                <w:szCs w:val="14"/>
              </w:rPr>
              <w:br/>
              <w:t>(-69.16 to -56.71)</w:t>
            </w:r>
          </w:p>
        </w:tc>
        <w:tc>
          <w:tcPr>
            <w:tcW w:w="814" w:type="dxa"/>
            <w:tcBorders>
              <w:bottom w:val="single" w:sz="4" w:space="0" w:color="000000"/>
              <w:right w:val="single" w:sz="4" w:space="0" w:color="000000"/>
            </w:tcBorders>
            <w:vAlign w:val="center"/>
          </w:tcPr>
          <w:p w14:paraId="6DCCCC92" w14:textId="77777777" w:rsidR="00DC6668" w:rsidRDefault="00000000">
            <w:pPr>
              <w:jc w:val="center"/>
              <w:rPr>
                <w:sz w:val="14"/>
                <w:szCs w:val="14"/>
              </w:rPr>
            </w:pPr>
            <w:r>
              <w:rPr>
                <w:sz w:val="14"/>
                <w:szCs w:val="14"/>
              </w:rPr>
              <w:t>-60.32 (</w:t>
            </w:r>
            <w:r>
              <w:rPr>
                <w:sz w:val="14"/>
                <w:szCs w:val="14"/>
              </w:rPr>
              <w:br/>
              <w:t>-62.02 to -58.19)</w:t>
            </w:r>
          </w:p>
        </w:tc>
        <w:tc>
          <w:tcPr>
            <w:tcW w:w="806" w:type="dxa"/>
            <w:tcBorders>
              <w:left w:val="single" w:sz="4" w:space="0" w:color="000000"/>
              <w:bottom w:val="single" w:sz="4" w:space="0" w:color="000000"/>
            </w:tcBorders>
            <w:vAlign w:val="center"/>
          </w:tcPr>
          <w:p w14:paraId="64D0E304" w14:textId="77777777" w:rsidR="00DC6668" w:rsidRDefault="00000000">
            <w:pPr>
              <w:jc w:val="center"/>
              <w:rPr>
                <w:sz w:val="14"/>
                <w:szCs w:val="14"/>
              </w:rPr>
            </w:pPr>
            <w:r>
              <w:rPr>
                <w:sz w:val="14"/>
                <w:szCs w:val="14"/>
              </w:rPr>
              <w:t>-155.58</w:t>
            </w:r>
            <w:r>
              <w:rPr>
                <w:sz w:val="14"/>
                <w:szCs w:val="14"/>
              </w:rPr>
              <w:br/>
              <w:t xml:space="preserve"> (-163.9 to -148.39)</w:t>
            </w:r>
          </w:p>
        </w:tc>
        <w:tc>
          <w:tcPr>
            <w:tcW w:w="899" w:type="dxa"/>
            <w:tcBorders>
              <w:bottom w:val="single" w:sz="4" w:space="0" w:color="000000"/>
            </w:tcBorders>
            <w:vAlign w:val="center"/>
          </w:tcPr>
          <w:p w14:paraId="3CA1F289" w14:textId="77777777" w:rsidR="00DC6668" w:rsidRDefault="00000000">
            <w:pPr>
              <w:jc w:val="center"/>
              <w:rPr>
                <w:sz w:val="14"/>
                <w:szCs w:val="14"/>
              </w:rPr>
            </w:pPr>
            <w:r>
              <w:rPr>
                <w:sz w:val="14"/>
                <w:szCs w:val="14"/>
              </w:rPr>
              <w:t>-171.81</w:t>
            </w:r>
            <w:r>
              <w:rPr>
                <w:sz w:val="14"/>
                <w:szCs w:val="14"/>
              </w:rPr>
              <w:br/>
              <w:t xml:space="preserve"> (-187.7 to -149.35)</w:t>
            </w:r>
          </w:p>
        </w:tc>
        <w:tc>
          <w:tcPr>
            <w:tcW w:w="897" w:type="dxa"/>
            <w:tcBorders>
              <w:bottom w:val="single" w:sz="4" w:space="0" w:color="000000"/>
              <w:right w:val="single" w:sz="4" w:space="0" w:color="000000"/>
            </w:tcBorders>
            <w:vAlign w:val="center"/>
          </w:tcPr>
          <w:p w14:paraId="2BE242B2" w14:textId="77777777" w:rsidR="00DC6668" w:rsidRDefault="00000000">
            <w:pPr>
              <w:jc w:val="center"/>
              <w:rPr>
                <w:sz w:val="14"/>
                <w:szCs w:val="14"/>
              </w:rPr>
            </w:pPr>
            <w:r>
              <w:rPr>
                <w:sz w:val="14"/>
                <w:szCs w:val="14"/>
              </w:rPr>
              <w:t>-160.72</w:t>
            </w:r>
            <w:r>
              <w:rPr>
                <w:sz w:val="14"/>
                <w:szCs w:val="14"/>
              </w:rPr>
              <w:br/>
              <w:t xml:space="preserve"> (-165.71 to -154.29)</w:t>
            </w:r>
          </w:p>
        </w:tc>
        <w:tc>
          <w:tcPr>
            <w:tcW w:w="817" w:type="dxa"/>
            <w:tcBorders>
              <w:bottom w:val="single" w:sz="4" w:space="0" w:color="000000"/>
            </w:tcBorders>
            <w:vAlign w:val="center"/>
          </w:tcPr>
          <w:p w14:paraId="222560BC" w14:textId="77777777" w:rsidR="00DC6668" w:rsidRDefault="00000000">
            <w:pPr>
              <w:jc w:val="center"/>
              <w:rPr>
                <w:sz w:val="14"/>
                <w:szCs w:val="14"/>
              </w:rPr>
            </w:pPr>
            <w:r>
              <w:rPr>
                <w:sz w:val="14"/>
                <w:szCs w:val="14"/>
              </w:rPr>
              <w:t xml:space="preserve">-10.39 </w:t>
            </w:r>
            <w:r>
              <w:rPr>
                <w:sz w:val="14"/>
                <w:szCs w:val="14"/>
              </w:rPr>
              <w:br/>
              <w:t>(-10.55 to -10.23)</w:t>
            </w:r>
          </w:p>
        </w:tc>
        <w:tc>
          <w:tcPr>
            <w:tcW w:w="804" w:type="dxa"/>
            <w:tcBorders>
              <w:bottom w:val="single" w:sz="4" w:space="0" w:color="000000"/>
            </w:tcBorders>
            <w:vAlign w:val="center"/>
          </w:tcPr>
          <w:p w14:paraId="0EFCDD5F" w14:textId="77777777" w:rsidR="00DC6668" w:rsidRDefault="00000000">
            <w:pPr>
              <w:jc w:val="center"/>
              <w:rPr>
                <w:sz w:val="14"/>
                <w:szCs w:val="14"/>
              </w:rPr>
            </w:pPr>
            <w:r>
              <w:rPr>
                <w:sz w:val="14"/>
                <w:szCs w:val="14"/>
              </w:rPr>
              <w:t xml:space="preserve">-10.66 </w:t>
            </w:r>
            <w:r>
              <w:rPr>
                <w:sz w:val="14"/>
                <w:szCs w:val="14"/>
              </w:rPr>
              <w:br/>
              <w:t>(-10.97 to -10.3)</w:t>
            </w:r>
          </w:p>
        </w:tc>
        <w:tc>
          <w:tcPr>
            <w:tcW w:w="806" w:type="dxa"/>
            <w:tcBorders>
              <w:bottom w:val="single" w:sz="4" w:space="0" w:color="000000"/>
              <w:right w:val="single" w:sz="4" w:space="0" w:color="000000"/>
            </w:tcBorders>
            <w:vAlign w:val="center"/>
          </w:tcPr>
          <w:p w14:paraId="15C54D85" w14:textId="77777777" w:rsidR="00DC6668" w:rsidRDefault="00000000">
            <w:pPr>
              <w:jc w:val="center"/>
              <w:rPr>
                <w:sz w:val="14"/>
                <w:szCs w:val="14"/>
              </w:rPr>
            </w:pPr>
            <w:r>
              <w:rPr>
                <w:sz w:val="14"/>
                <w:szCs w:val="14"/>
              </w:rPr>
              <w:t xml:space="preserve">-10.48 </w:t>
            </w:r>
            <w:r>
              <w:rPr>
                <w:sz w:val="14"/>
                <w:szCs w:val="14"/>
              </w:rPr>
              <w:br/>
              <w:t>(-10.61 to -10.33)</w:t>
            </w:r>
          </w:p>
        </w:tc>
        <w:tc>
          <w:tcPr>
            <w:tcW w:w="818" w:type="dxa"/>
            <w:tcBorders>
              <w:bottom w:val="single" w:sz="4" w:space="0" w:color="000000"/>
            </w:tcBorders>
            <w:vAlign w:val="center"/>
          </w:tcPr>
          <w:p w14:paraId="4D3BB025" w14:textId="77777777" w:rsidR="00DC6668" w:rsidRDefault="00000000">
            <w:pPr>
              <w:jc w:val="center"/>
              <w:rPr>
                <w:sz w:val="14"/>
                <w:szCs w:val="14"/>
              </w:rPr>
            </w:pPr>
            <w:r>
              <w:rPr>
                <w:sz w:val="14"/>
                <w:szCs w:val="14"/>
              </w:rPr>
              <w:t xml:space="preserve">58.83 </w:t>
            </w:r>
            <w:r>
              <w:rPr>
                <w:sz w:val="14"/>
                <w:szCs w:val="14"/>
              </w:rPr>
              <w:br/>
              <w:t>(58.56 to 59.39)</w:t>
            </w:r>
          </w:p>
        </w:tc>
        <w:tc>
          <w:tcPr>
            <w:tcW w:w="807" w:type="dxa"/>
            <w:tcBorders>
              <w:bottom w:val="single" w:sz="4" w:space="0" w:color="000000"/>
            </w:tcBorders>
            <w:vAlign w:val="center"/>
          </w:tcPr>
          <w:p w14:paraId="05E16A90" w14:textId="77777777" w:rsidR="00DC6668" w:rsidRDefault="00000000">
            <w:pPr>
              <w:jc w:val="center"/>
              <w:rPr>
                <w:sz w:val="14"/>
                <w:szCs w:val="14"/>
              </w:rPr>
            </w:pPr>
            <w:r>
              <w:rPr>
                <w:sz w:val="14"/>
                <w:szCs w:val="14"/>
              </w:rPr>
              <w:t xml:space="preserve">58.4 </w:t>
            </w:r>
            <w:r>
              <w:rPr>
                <w:sz w:val="14"/>
                <w:szCs w:val="14"/>
              </w:rPr>
              <w:br/>
              <w:t>(58.11 to 59.6)</w:t>
            </w:r>
          </w:p>
        </w:tc>
        <w:tc>
          <w:tcPr>
            <w:tcW w:w="814" w:type="dxa"/>
            <w:tcBorders>
              <w:bottom w:val="single" w:sz="4" w:space="0" w:color="000000"/>
              <w:right w:val="single" w:sz="4" w:space="0" w:color="000000"/>
            </w:tcBorders>
            <w:vAlign w:val="center"/>
          </w:tcPr>
          <w:p w14:paraId="33C1D81A" w14:textId="77777777" w:rsidR="00DC6668" w:rsidRDefault="00000000">
            <w:pPr>
              <w:jc w:val="center"/>
              <w:rPr>
                <w:sz w:val="14"/>
                <w:szCs w:val="14"/>
              </w:rPr>
            </w:pPr>
            <w:r>
              <w:rPr>
                <w:sz w:val="14"/>
                <w:szCs w:val="14"/>
              </w:rPr>
              <w:t xml:space="preserve">58.7 </w:t>
            </w:r>
            <w:r>
              <w:rPr>
                <w:sz w:val="14"/>
                <w:szCs w:val="14"/>
              </w:rPr>
              <w:br/>
              <w:t>(58.37 to 58.92)</w:t>
            </w:r>
          </w:p>
        </w:tc>
        <w:tc>
          <w:tcPr>
            <w:tcW w:w="536" w:type="dxa"/>
            <w:tcBorders>
              <w:bottom w:val="single" w:sz="4" w:space="0" w:color="000000"/>
            </w:tcBorders>
            <w:vAlign w:val="center"/>
          </w:tcPr>
          <w:p w14:paraId="2E8C235B" w14:textId="77777777" w:rsidR="00DC6668" w:rsidRDefault="00000000">
            <w:pPr>
              <w:jc w:val="center"/>
              <w:rPr>
                <w:sz w:val="14"/>
                <w:szCs w:val="14"/>
              </w:rPr>
            </w:pPr>
            <w:r>
              <w:rPr>
                <w:sz w:val="14"/>
                <w:szCs w:val="14"/>
              </w:rPr>
              <w:t>8.7</w:t>
            </w:r>
          </w:p>
        </w:tc>
        <w:tc>
          <w:tcPr>
            <w:tcW w:w="544" w:type="dxa"/>
            <w:tcBorders>
              <w:bottom w:val="single" w:sz="4" w:space="0" w:color="000000"/>
            </w:tcBorders>
            <w:vAlign w:val="center"/>
          </w:tcPr>
          <w:p w14:paraId="51351F97" w14:textId="77777777" w:rsidR="00DC6668" w:rsidRDefault="00000000">
            <w:pPr>
              <w:jc w:val="center"/>
              <w:rPr>
                <w:sz w:val="14"/>
                <w:szCs w:val="14"/>
              </w:rPr>
            </w:pPr>
            <w:r>
              <w:rPr>
                <w:sz w:val="14"/>
                <w:szCs w:val="14"/>
              </w:rPr>
              <w:t>10.0</w:t>
            </w:r>
          </w:p>
        </w:tc>
        <w:tc>
          <w:tcPr>
            <w:tcW w:w="536" w:type="dxa"/>
            <w:tcBorders>
              <w:bottom w:val="single" w:sz="4" w:space="0" w:color="000000"/>
            </w:tcBorders>
            <w:vAlign w:val="center"/>
          </w:tcPr>
          <w:p w14:paraId="7E09D345" w14:textId="77777777" w:rsidR="00DC6668" w:rsidRDefault="00000000">
            <w:pPr>
              <w:jc w:val="center"/>
              <w:rPr>
                <w:sz w:val="14"/>
                <w:szCs w:val="14"/>
              </w:rPr>
            </w:pPr>
            <w:r>
              <w:rPr>
                <w:sz w:val="14"/>
                <w:szCs w:val="14"/>
              </w:rPr>
              <w:t>2.6</w:t>
            </w:r>
          </w:p>
        </w:tc>
        <w:tc>
          <w:tcPr>
            <w:tcW w:w="612" w:type="dxa"/>
            <w:tcBorders>
              <w:bottom w:val="single" w:sz="4" w:space="0" w:color="000000"/>
            </w:tcBorders>
            <w:vAlign w:val="center"/>
          </w:tcPr>
          <w:p w14:paraId="59FB0217" w14:textId="77777777" w:rsidR="00DC6668" w:rsidRDefault="00000000">
            <w:pPr>
              <w:jc w:val="center"/>
              <w:rPr>
                <w:sz w:val="14"/>
                <w:szCs w:val="14"/>
              </w:rPr>
            </w:pPr>
            <w:r>
              <w:rPr>
                <w:sz w:val="14"/>
                <w:szCs w:val="14"/>
              </w:rPr>
              <w:t>0.7</w:t>
            </w:r>
          </w:p>
        </w:tc>
      </w:tr>
      <w:tr w:rsidR="00DC6668" w14:paraId="4D39BFC0" w14:textId="77777777">
        <w:trPr>
          <w:trHeight w:val="256"/>
          <w:jc w:val="center"/>
        </w:trPr>
        <w:tc>
          <w:tcPr>
            <w:tcW w:w="11338" w:type="dxa"/>
            <w:gridSpan w:val="13"/>
            <w:tcBorders>
              <w:bottom w:val="single" w:sz="4" w:space="0" w:color="000000"/>
            </w:tcBorders>
            <w:vAlign w:val="center"/>
          </w:tcPr>
          <w:p w14:paraId="5026FA37" w14:textId="77777777" w:rsidR="00DC6668" w:rsidRDefault="00000000">
            <w:pPr>
              <w:jc w:val="right"/>
              <w:rPr>
                <w:sz w:val="14"/>
                <w:szCs w:val="14"/>
              </w:rPr>
            </w:pPr>
            <w:r>
              <w:rPr>
                <w:sz w:val="14"/>
                <w:szCs w:val="14"/>
              </w:rPr>
              <w:t>Average % error between method 1, 2, &amp; 3</w:t>
            </w:r>
          </w:p>
        </w:tc>
        <w:tc>
          <w:tcPr>
            <w:tcW w:w="536" w:type="dxa"/>
            <w:tcBorders>
              <w:left w:val="single" w:sz="4" w:space="0" w:color="000000"/>
              <w:bottom w:val="single" w:sz="4" w:space="0" w:color="000000"/>
            </w:tcBorders>
            <w:vAlign w:val="center"/>
          </w:tcPr>
          <w:p w14:paraId="0259E913" w14:textId="77777777" w:rsidR="00DC6668" w:rsidRDefault="00000000">
            <w:pPr>
              <w:jc w:val="center"/>
              <w:rPr>
                <w:sz w:val="14"/>
                <w:szCs w:val="14"/>
              </w:rPr>
            </w:pPr>
            <w:r>
              <w:rPr>
                <w:sz w:val="14"/>
                <w:szCs w:val="14"/>
              </w:rPr>
              <w:t>4.8</w:t>
            </w:r>
          </w:p>
        </w:tc>
        <w:tc>
          <w:tcPr>
            <w:tcW w:w="544" w:type="dxa"/>
            <w:tcBorders>
              <w:bottom w:val="single" w:sz="4" w:space="0" w:color="000000"/>
            </w:tcBorders>
            <w:vAlign w:val="center"/>
          </w:tcPr>
          <w:p w14:paraId="4E4F3041" w14:textId="77777777" w:rsidR="00DC6668" w:rsidRDefault="00000000">
            <w:pPr>
              <w:jc w:val="center"/>
              <w:rPr>
                <w:sz w:val="14"/>
                <w:szCs w:val="14"/>
              </w:rPr>
            </w:pPr>
            <w:r>
              <w:rPr>
                <w:sz w:val="14"/>
                <w:szCs w:val="14"/>
              </w:rPr>
              <w:t>5.4</w:t>
            </w:r>
          </w:p>
        </w:tc>
        <w:tc>
          <w:tcPr>
            <w:tcW w:w="536" w:type="dxa"/>
            <w:tcBorders>
              <w:bottom w:val="single" w:sz="4" w:space="0" w:color="000000"/>
            </w:tcBorders>
            <w:vAlign w:val="center"/>
          </w:tcPr>
          <w:p w14:paraId="4EFB09DA" w14:textId="77777777" w:rsidR="00DC6668" w:rsidRDefault="00000000">
            <w:pPr>
              <w:jc w:val="center"/>
              <w:rPr>
                <w:sz w:val="14"/>
                <w:szCs w:val="14"/>
              </w:rPr>
            </w:pPr>
            <w:r>
              <w:rPr>
                <w:sz w:val="14"/>
                <w:szCs w:val="14"/>
              </w:rPr>
              <w:t>1.2</w:t>
            </w:r>
          </w:p>
        </w:tc>
        <w:tc>
          <w:tcPr>
            <w:tcW w:w="612" w:type="dxa"/>
            <w:tcBorders>
              <w:bottom w:val="single" w:sz="4" w:space="0" w:color="000000"/>
            </w:tcBorders>
            <w:vAlign w:val="center"/>
          </w:tcPr>
          <w:p w14:paraId="0FB5D1AE" w14:textId="77777777" w:rsidR="00DC6668" w:rsidRDefault="00000000">
            <w:pPr>
              <w:jc w:val="center"/>
              <w:rPr>
                <w:sz w:val="14"/>
                <w:szCs w:val="14"/>
              </w:rPr>
            </w:pPr>
            <w:r>
              <w:rPr>
                <w:sz w:val="14"/>
                <w:szCs w:val="14"/>
              </w:rPr>
              <w:t>0.4</w:t>
            </w:r>
          </w:p>
        </w:tc>
      </w:tr>
    </w:tbl>
    <w:p w14:paraId="3B7E03CA" w14:textId="77777777" w:rsidR="00DC6668" w:rsidRDefault="00000000">
      <w:pPr>
        <w:ind w:left="629"/>
      </w:pPr>
      <w:proofErr w:type="spellStart"/>
      <w:r>
        <w:rPr>
          <w:vertAlign w:val="superscript"/>
        </w:rPr>
        <w:t>a</w:t>
      </w:r>
      <w:r>
        <w:t>Determined</w:t>
      </w:r>
      <w:proofErr w:type="spellEnd"/>
      <w:r>
        <w:t xml:space="preserve"> with method 1, fitting curves individually and averaging the results.</w:t>
      </w:r>
    </w:p>
    <w:p w14:paraId="6C642A75" w14:textId="77777777" w:rsidR="00DC6668" w:rsidRDefault="00000000">
      <w:pPr>
        <w:ind w:left="629"/>
      </w:pPr>
      <w:proofErr w:type="spellStart"/>
      <w:r>
        <w:rPr>
          <w:vertAlign w:val="superscript"/>
        </w:rPr>
        <w:t>b</w:t>
      </w:r>
      <w:r>
        <w:t>Determined</w:t>
      </w:r>
      <w:proofErr w:type="spellEnd"/>
      <w:r>
        <w:t xml:space="preserve"> with method 2, 1/T</w:t>
      </w:r>
      <w:r>
        <w:rPr>
          <w:vertAlign w:val="subscript"/>
        </w:rPr>
        <w:t>m</w:t>
      </w:r>
      <w:r>
        <w:t xml:space="preserve"> versus </w:t>
      </w:r>
      <w:proofErr w:type="spellStart"/>
      <w:r>
        <w:t>lnC</w:t>
      </w:r>
      <w:r>
        <w:rPr>
          <w:vertAlign w:val="subscript"/>
        </w:rPr>
        <w:t>t</w:t>
      </w:r>
      <w:proofErr w:type="spellEnd"/>
      <w:r>
        <w:t xml:space="preserve"> analysis.</w:t>
      </w:r>
    </w:p>
    <w:p w14:paraId="59BDAEAF" w14:textId="77777777" w:rsidR="00DC6668" w:rsidRDefault="00000000">
      <w:pPr>
        <w:ind w:left="629"/>
      </w:pPr>
      <w:proofErr w:type="spellStart"/>
      <w:r>
        <w:rPr>
          <w:vertAlign w:val="superscript"/>
        </w:rPr>
        <w:t>c</w:t>
      </w:r>
      <w:r>
        <w:t>Determined</w:t>
      </w:r>
      <w:proofErr w:type="spellEnd"/>
      <w:r>
        <w:t xml:space="preserve"> with method 3, globally fitting all curves with the same non-linear model.</w:t>
      </w:r>
    </w:p>
    <w:p w14:paraId="5CE343DE" w14:textId="77777777" w:rsidR="00DC6668" w:rsidRDefault="00000000">
      <w:pPr>
        <w:ind w:left="629"/>
      </w:pPr>
      <w:proofErr w:type="spellStart"/>
      <w:r>
        <w:rPr>
          <w:vertAlign w:val="superscript"/>
        </w:rPr>
        <w:t>d</w:t>
      </w:r>
      <w:r>
        <w:t>Expectation</w:t>
      </w:r>
      <w:proofErr w:type="spellEnd"/>
      <w:r>
        <w:t xml:space="preserve"> maximized T</w:t>
      </w:r>
      <w:r>
        <w:rPr>
          <w:vertAlign w:val="subscript"/>
        </w:rPr>
        <w:t>m</w:t>
      </w:r>
      <w:r>
        <w:t xml:space="preserve"> at a C</w:t>
      </w:r>
      <w:r>
        <w:rPr>
          <w:vertAlign w:val="subscript"/>
        </w:rPr>
        <w:t>t</w:t>
      </w:r>
      <w:r>
        <w:t xml:space="preserve"> of 0.1 </w:t>
      </w:r>
      <w:proofErr w:type="spellStart"/>
      <w:r>
        <w:t>mM.</w:t>
      </w:r>
      <w:proofErr w:type="spellEnd"/>
    </w:p>
    <w:p w14:paraId="15AF82C1" w14:textId="77777777" w:rsidR="00DC6668" w:rsidRDefault="00000000">
      <w:pPr>
        <w:ind w:left="629"/>
      </w:pPr>
      <w:proofErr w:type="spellStart"/>
      <w:r>
        <w:rPr>
          <w:vertAlign w:val="superscript"/>
        </w:rPr>
        <w:t>e</w:t>
      </w:r>
      <w:r>
        <w:t>Data</w:t>
      </w:r>
      <w:proofErr w:type="spellEnd"/>
      <w:r>
        <w:t xml:space="preserve"> compiled from a published source.</w:t>
      </w:r>
      <w:r>
        <w:rPr>
          <w:vertAlign w:val="superscript"/>
        </w:rPr>
        <w:t>1</w:t>
      </w:r>
    </w:p>
    <w:p w14:paraId="0937D732" w14:textId="77777777" w:rsidR="00DC6668" w:rsidRDefault="00000000">
      <w:pPr>
        <w:ind w:left="629"/>
        <w:rPr>
          <w:vertAlign w:val="superscript"/>
        </w:rPr>
        <w:sectPr w:rsidR="00DC6668">
          <w:footerReference w:type="default" r:id="rId14"/>
          <w:pgSz w:w="15840" w:h="12240" w:orient="landscape"/>
          <w:pgMar w:top="1134" w:right="390" w:bottom="1647" w:left="493" w:header="0" w:footer="1134" w:gutter="0"/>
          <w:cols w:space="720"/>
          <w:formProt w:val="0"/>
          <w:docGrid w:linePitch="600" w:charSpace="40960"/>
        </w:sectPr>
      </w:pPr>
      <w:proofErr w:type="spellStart"/>
      <w:r>
        <w:rPr>
          <w:vertAlign w:val="superscript"/>
        </w:rPr>
        <w:t>f</w:t>
      </w:r>
      <w:r>
        <w:t>Data</w:t>
      </w:r>
      <w:proofErr w:type="spellEnd"/>
      <w:r>
        <w:t xml:space="preserve"> compiled in this work.</w:t>
      </w:r>
    </w:p>
    <w:p w14:paraId="3E474BAB" w14:textId="5FC85A0D" w:rsidR="00DC6668" w:rsidRDefault="00000000">
      <w:pPr>
        <w:jc w:val="both"/>
      </w:pPr>
      <w:bookmarkStart w:id="93" w:name="_Toc1117940731"/>
      <w:bookmarkStart w:id="94" w:name="_Toc1085136801"/>
      <w:r>
        <w:rPr>
          <w:rStyle w:val="Heading3Char"/>
        </w:rPr>
        <w:lastRenderedPageBreak/>
        <w:t>SI Table 3</w:t>
      </w:r>
      <w:bookmarkEnd w:id="93"/>
      <w:bookmarkEnd w:id="94"/>
      <w:ins w:id="95" w:author="Sebastian Arteaga" w:date="2022-10-05T16:38:00Z">
        <w:r w:rsidR="00B54295">
          <w:t>.</w:t>
        </w:r>
      </w:ins>
      <w:del w:id="96" w:author="Sebastian Arteaga" w:date="2022-10-05T16:38:00Z">
        <w:r w:rsidDel="00B54295">
          <w:delText xml:space="preserve"> </w:delText>
        </w:r>
      </w:del>
      <w:r>
        <w:t xml:space="preserve"> </w:t>
      </w:r>
      <w:proofErr w:type="spellStart"/>
      <w:r>
        <w:t>BLtrimmer</w:t>
      </w:r>
      <w:proofErr w:type="spellEnd"/>
      <w:r>
        <w:t xml:space="preserve"> results comparing </w:t>
      </w:r>
      <w:proofErr w:type="spellStart"/>
      <w:r>
        <w:t>MeltR</w:t>
      </w:r>
      <w:proofErr w:type="spellEnd"/>
      <w:r>
        <w:t xml:space="preserve"> method 1, fitting curves individually and averaging the results, to </w:t>
      </w:r>
      <w:proofErr w:type="spellStart"/>
      <w:r>
        <w:t>Meltwin</w:t>
      </w:r>
      <w:proofErr w:type="spellEnd"/>
      <w:r>
        <w:t xml:space="preserve"> method 1. </w:t>
      </w:r>
      <w:proofErr w:type="spellStart"/>
      <w:r>
        <w:t>MeltR</w:t>
      </w:r>
      <w:proofErr w:type="spellEnd"/>
      <w:r>
        <w:t xml:space="preserve"> data are reused from SI table 2 for convenience.</w:t>
      </w:r>
    </w:p>
    <w:tbl>
      <w:tblPr>
        <w:tblW w:w="13579" w:type="dxa"/>
        <w:tblInd w:w="55" w:type="dxa"/>
        <w:tblLayout w:type="fixed"/>
        <w:tblCellMar>
          <w:top w:w="55" w:type="dxa"/>
          <w:left w:w="55" w:type="dxa"/>
          <w:bottom w:w="55" w:type="dxa"/>
          <w:right w:w="55" w:type="dxa"/>
        </w:tblCellMar>
        <w:tblLook w:val="04A0" w:firstRow="1" w:lastRow="0" w:firstColumn="1" w:lastColumn="0" w:noHBand="0" w:noVBand="1"/>
      </w:tblPr>
      <w:tblGrid>
        <w:gridCol w:w="1619"/>
        <w:gridCol w:w="1351"/>
        <w:gridCol w:w="901"/>
        <w:gridCol w:w="1439"/>
        <w:gridCol w:w="1081"/>
        <w:gridCol w:w="1169"/>
        <w:gridCol w:w="811"/>
        <w:gridCol w:w="1170"/>
        <w:gridCol w:w="899"/>
        <w:gridCol w:w="811"/>
        <w:gridCol w:w="809"/>
        <w:gridCol w:w="812"/>
        <w:gridCol w:w="707"/>
      </w:tblGrid>
      <w:tr w:rsidR="00DC6668" w14:paraId="000A13BC" w14:textId="77777777">
        <w:trPr>
          <w:trHeight w:val="256"/>
        </w:trPr>
        <w:tc>
          <w:tcPr>
            <w:tcW w:w="1618" w:type="dxa"/>
            <w:tcBorders>
              <w:top w:val="single" w:sz="4" w:space="0" w:color="000000"/>
              <w:bottom w:val="single" w:sz="4" w:space="0" w:color="000000"/>
            </w:tcBorders>
            <w:vAlign w:val="bottom"/>
          </w:tcPr>
          <w:p w14:paraId="502EA2EE" w14:textId="77777777" w:rsidR="00DC6668" w:rsidRDefault="00000000">
            <w:pPr>
              <w:jc w:val="center"/>
              <w:rPr>
                <w:sz w:val="14"/>
                <w:szCs w:val="14"/>
              </w:rPr>
            </w:pPr>
            <w:r>
              <w:rPr>
                <w:sz w:val="14"/>
                <w:szCs w:val="14"/>
              </w:rPr>
              <w:t>Helix</w:t>
            </w:r>
          </w:p>
        </w:tc>
        <w:tc>
          <w:tcPr>
            <w:tcW w:w="1351" w:type="dxa"/>
            <w:tcBorders>
              <w:top w:val="single" w:sz="4" w:space="0" w:color="000000"/>
              <w:left w:val="single" w:sz="4" w:space="0" w:color="000000"/>
              <w:bottom w:val="single" w:sz="4" w:space="0" w:color="000000"/>
            </w:tcBorders>
            <w:vAlign w:val="bottom"/>
          </w:tcPr>
          <w:p w14:paraId="282D6D10" w14:textId="77777777" w:rsidR="00DC6668" w:rsidRDefault="00000000">
            <w:pPr>
              <w:jc w:val="center"/>
              <w:rPr>
                <w:sz w:val="14"/>
                <w:szCs w:val="14"/>
              </w:rPr>
            </w:pPr>
            <w:commentRangeStart w:id="97"/>
            <w:r>
              <w:rPr>
                <w:sz w:val="14"/>
                <w:szCs w:val="14"/>
              </w:rPr>
              <w:t>ΔH°</w:t>
            </w:r>
          </w:p>
          <w:p w14:paraId="71BDC82A" w14:textId="77777777" w:rsidR="00DC6668" w:rsidRDefault="00000000">
            <w:pPr>
              <w:jc w:val="center"/>
              <w:rPr>
                <w:sz w:val="14"/>
                <w:szCs w:val="14"/>
              </w:rPr>
            </w:pPr>
            <w:proofErr w:type="spellStart"/>
            <w:r>
              <w:rPr>
                <w:sz w:val="12"/>
                <w:szCs w:val="12"/>
              </w:rPr>
              <w:t>MeltR</w:t>
            </w:r>
            <w:proofErr w:type="spellEnd"/>
            <w:r>
              <w:rPr>
                <w:sz w:val="14"/>
                <w:szCs w:val="14"/>
              </w:rPr>
              <w:br/>
              <w:t>(kcal/mol)</w:t>
            </w:r>
            <w:commentRangeEnd w:id="97"/>
            <w:r w:rsidR="00B54295">
              <w:rPr>
                <w:rStyle w:val="CommentReference"/>
              </w:rPr>
              <w:commentReference w:id="97"/>
            </w:r>
          </w:p>
        </w:tc>
        <w:tc>
          <w:tcPr>
            <w:tcW w:w="901" w:type="dxa"/>
            <w:tcBorders>
              <w:top w:val="single" w:sz="4" w:space="0" w:color="000000"/>
              <w:bottom w:val="single" w:sz="4" w:space="0" w:color="000000"/>
              <w:right w:val="single" w:sz="4" w:space="0" w:color="000000"/>
            </w:tcBorders>
            <w:vAlign w:val="bottom"/>
          </w:tcPr>
          <w:p w14:paraId="18B4ECCB" w14:textId="77777777" w:rsidR="00DC6668" w:rsidRDefault="00000000">
            <w:pPr>
              <w:jc w:val="center"/>
              <w:rPr>
                <w:sz w:val="14"/>
                <w:szCs w:val="14"/>
              </w:rPr>
            </w:pPr>
            <w:r>
              <w:rPr>
                <w:sz w:val="14"/>
                <w:szCs w:val="14"/>
              </w:rPr>
              <w:t>ΔH°</w:t>
            </w:r>
          </w:p>
          <w:p w14:paraId="6FECF332" w14:textId="77777777" w:rsidR="00DC6668" w:rsidRDefault="00000000">
            <w:pPr>
              <w:jc w:val="center"/>
              <w:rPr>
                <w:sz w:val="14"/>
                <w:szCs w:val="14"/>
              </w:rPr>
            </w:pPr>
            <w:proofErr w:type="spellStart"/>
            <w:r>
              <w:rPr>
                <w:sz w:val="12"/>
                <w:szCs w:val="12"/>
              </w:rPr>
              <w:t>Meltwin</w:t>
            </w:r>
            <w:proofErr w:type="spellEnd"/>
            <w:r>
              <w:rPr>
                <w:sz w:val="14"/>
                <w:szCs w:val="14"/>
              </w:rPr>
              <w:br/>
              <w:t>(kcal/mol)</w:t>
            </w:r>
          </w:p>
        </w:tc>
        <w:tc>
          <w:tcPr>
            <w:tcW w:w="1439" w:type="dxa"/>
            <w:tcBorders>
              <w:top w:val="single" w:sz="4" w:space="0" w:color="000000"/>
              <w:bottom w:val="single" w:sz="4" w:space="0" w:color="000000"/>
            </w:tcBorders>
            <w:vAlign w:val="bottom"/>
          </w:tcPr>
          <w:p w14:paraId="703AC1FE" w14:textId="77777777" w:rsidR="00DC6668" w:rsidRDefault="00000000">
            <w:pPr>
              <w:jc w:val="center"/>
              <w:rPr>
                <w:sz w:val="14"/>
                <w:szCs w:val="14"/>
              </w:rPr>
            </w:pPr>
            <w:r>
              <w:rPr>
                <w:sz w:val="14"/>
                <w:szCs w:val="14"/>
              </w:rPr>
              <w:t>ΔS°</w:t>
            </w:r>
          </w:p>
          <w:p w14:paraId="19311ECB" w14:textId="77777777" w:rsidR="00DC6668" w:rsidRDefault="00000000">
            <w:pPr>
              <w:jc w:val="center"/>
              <w:rPr>
                <w:sz w:val="14"/>
                <w:szCs w:val="14"/>
              </w:rPr>
            </w:pPr>
            <w:proofErr w:type="spellStart"/>
            <w:r>
              <w:rPr>
                <w:sz w:val="12"/>
                <w:szCs w:val="12"/>
              </w:rPr>
              <w:t>MeltR</w:t>
            </w:r>
            <w:proofErr w:type="spellEnd"/>
            <w:r>
              <w:rPr>
                <w:sz w:val="14"/>
                <w:szCs w:val="14"/>
              </w:rPr>
              <w:br/>
              <w:t>(</w:t>
            </w:r>
            <w:proofErr w:type="spellStart"/>
            <w:r>
              <w:rPr>
                <w:sz w:val="14"/>
                <w:szCs w:val="14"/>
              </w:rPr>
              <w:t>cal</w:t>
            </w:r>
            <w:proofErr w:type="spellEnd"/>
            <w:r>
              <w:rPr>
                <w:sz w:val="14"/>
                <w:szCs w:val="14"/>
              </w:rPr>
              <w:t>/mol/K)</w:t>
            </w:r>
          </w:p>
        </w:tc>
        <w:tc>
          <w:tcPr>
            <w:tcW w:w="1081" w:type="dxa"/>
            <w:tcBorders>
              <w:top w:val="single" w:sz="4" w:space="0" w:color="000000"/>
              <w:bottom w:val="single" w:sz="4" w:space="0" w:color="000000"/>
            </w:tcBorders>
            <w:vAlign w:val="bottom"/>
          </w:tcPr>
          <w:p w14:paraId="0C770C6B" w14:textId="77777777" w:rsidR="00DC6668" w:rsidRDefault="00000000">
            <w:pPr>
              <w:jc w:val="center"/>
              <w:rPr>
                <w:sz w:val="14"/>
                <w:szCs w:val="14"/>
              </w:rPr>
            </w:pPr>
            <w:r>
              <w:rPr>
                <w:sz w:val="14"/>
                <w:szCs w:val="14"/>
              </w:rPr>
              <w:t>ΔS°</w:t>
            </w:r>
          </w:p>
          <w:p w14:paraId="4E2420F7" w14:textId="77777777" w:rsidR="00DC6668" w:rsidRDefault="00000000">
            <w:pPr>
              <w:jc w:val="center"/>
              <w:rPr>
                <w:sz w:val="14"/>
                <w:szCs w:val="14"/>
              </w:rPr>
            </w:pPr>
            <w:proofErr w:type="spellStart"/>
            <w:r>
              <w:rPr>
                <w:sz w:val="12"/>
                <w:szCs w:val="12"/>
              </w:rPr>
              <w:t>Meltwin</w:t>
            </w:r>
            <w:proofErr w:type="spellEnd"/>
            <w:r>
              <w:rPr>
                <w:sz w:val="14"/>
                <w:szCs w:val="14"/>
              </w:rPr>
              <w:br/>
              <w:t>(</w:t>
            </w:r>
            <w:proofErr w:type="spellStart"/>
            <w:r>
              <w:rPr>
                <w:sz w:val="14"/>
                <w:szCs w:val="14"/>
              </w:rPr>
              <w:t>cal</w:t>
            </w:r>
            <w:proofErr w:type="spellEnd"/>
            <w:r>
              <w:rPr>
                <w:sz w:val="14"/>
                <w:szCs w:val="14"/>
              </w:rPr>
              <w:t>/mol/K)</w:t>
            </w:r>
          </w:p>
        </w:tc>
        <w:tc>
          <w:tcPr>
            <w:tcW w:w="1169" w:type="dxa"/>
            <w:tcBorders>
              <w:top w:val="single" w:sz="4" w:space="0" w:color="000000"/>
              <w:left w:val="single" w:sz="4" w:space="0" w:color="000000"/>
              <w:bottom w:val="single" w:sz="4" w:space="0" w:color="000000"/>
            </w:tcBorders>
            <w:vAlign w:val="bottom"/>
          </w:tcPr>
          <w:p w14:paraId="5B117121" w14:textId="77777777" w:rsidR="00DC6668" w:rsidRDefault="00000000">
            <w:pPr>
              <w:jc w:val="center"/>
              <w:rPr>
                <w:sz w:val="14"/>
                <w:szCs w:val="14"/>
              </w:rPr>
            </w:pPr>
            <w:r>
              <w:rPr>
                <w:sz w:val="14"/>
                <w:szCs w:val="14"/>
              </w:rPr>
              <w:t>ΔG°</w:t>
            </w:r>
            <w:r>
              <w:rPr>
                <w:sz w:val="14"/>
                <w:szCs w:val="14"/>
                <w:vertAlign w:val="subscript"/>
              </w:rPr>
              <w:t>37</w:t>
            </w:r>
          </w:p>
          <w:p w14:paraId="472DF12E" w14:textId="77777777" w:rsidR="00DC6668" w:rsidRDefault="00000000">
            <w:pPr>
              <w:jc w:val="center"/>
              <w:rPr>
                <w:sz w:val="14"/>
                <w:szCs w:val="14"/>
              </w:rPr>
            </w:pPr>
            <w:proofErr w:type="spellStart"/>
            <w:r>
              <w:rPr>
                <w:sz w:val="12"/>
                <w:szCs w:val="12"/>
              </w:rPr>
              <w:t>MeltR</w:t>
            </w:r>
            <w:proofErr w:type="spellEnd"/>
            <w:r>
              <w:rPr>
                <w:sz w:val="14"/>
                <w:szCs w:val="14"/>
              </w:rPr>
              <w:br/>
              <w:t>(kcal/mol)</w:t>
            </w:r>
          </w:p>
        </w:tc>
        <w:tc>
          <w:tcPr>
            <w:tcW w:w="811" w:type="dxa"/>
            <w:tcBorders>
              <w:top w:val="single" w:sz="4" w:space="0" w:color="000000"/>
              <w:bottom w:val="single" w:sz="4" w:space="0" w:color="000000"/>
              <w:right w:val="single" w:sz="4" w:space="0" w:color="000000"/>
            </w:tcBorders>
            <w:vAlign w:val="bottom"/>
          </w:tcPr>
          <w:p w14:paraId="488A44A8" w14:textId="77777777" w:rsidR="00DC6668" w:rsidRDefault="00000000">
            <w:pPr>
              <w:jc w:val="center"/>
              <w:rPr>
                <w:sz w:val="14"/>
                <w:szCs w:val="14"/>
              </w:rPr>
            </w:pPr>
            <w:r>
              <w:rPr>
                <w:sz w:val="14"/>
                <w:szCs w:val="14"/>
              </w:rPr>
              <w:t>ΔG°</w:t>
            </w:r>
            <w:r>
              <w:rPr>
                <w:sz w:val="14"/>
                <w:szCs w:val="14"/>
                <w:vertAlign w:val="subscript"/>
              </w:rPr>
              <w:t>37</w:t>
            </w:r>
          </w:p>
          <w:p w14:paraId="7B78BDCA" w14:textId="77777777" w:rsidR="00DC6668" w:rsidRDefault="00000000">
            <w:pPr>
              <w:jc w:val="center"/>
              <w:rPr>
                <w:sz w:val="14"/>
                <w:szCs w:val="14"/>
              </w:rPr>
            </w:pPr>
            <w:proofErr w:type="spellStart"/>
            <w:r>
              <w:rPr>
                <w:sz w:val="12"/>
                <w:szCs w:val="12"/>
              </w:rPr>
              <w:t>Meltwin</w:t>
            </w:r>
            <w:proofErr w:type="spellEnd"/>
            <w:r>
              <w:rPr>
                <w:sz w:val="14"/>
                <w:szCs w:val="14"/>
              </w:rPr>
              <w:br/>
              <w:t>(kcal/mol)</w:t>
            </w:r>
          </w:p>
        </w:tc>
        <w:tc>
          <w:tcPr>
            <w:tcW w:w="1170" w:type="dxa"/>
            <w:tcBorders>
              <w:top w:val="single" w:sz="4" w:space="0" w:color="000000"/>
              <w:left w:val="single" w:sz="4" w:space="0" w:color="000000"/>
              <w:bottom w:val="single" w:sz="4" w:space="0" w:color="000000"/>
            </w:tcBorders>
            <w:vAlign w:val="bottom"/>
          </w:tcPr>
          <w:p w14:paraId="6215E9A3" w14:textId="77777777" w:rsidR="00DC6668" w:rsidRDefault="00000000">
            <w:pPr>
              <w:jc w:val="center"/>
              <w:rPr>
                <w:sz w:val="14"/>
                <w:szCs w:val="14"/>
              </w:rPr>
            </w:pPr>
            <w:proofErr w:type="spellStart"/>
            <w:r>
              <w:rPr>
                <w:sz w:val="14"/>
                <w:szCs w:val="14"/>
              </w:rPr>
              <w:t>T</w:t>
            </w:r>
            <w:r>
              <w:rPr>
                <w:sz w:val="14"/>
                <w:szCs w:val="14"/>
                <w:vertAlign w:val="subscript"/>
              </w:rPr>
              <w:t>m</w:t>
            </w:r>
            <w:r>
              <w:rPr>
                <w:sz w:val="14"/>
                <w:szCs w:val="14"/>
                <w:vertAlign w:val="superscript"/>
              </w:rPr>
              <w:t>a</w:t>
            </w:r>
            <w:proofErr w:type="spellEnd"/>
          </w:p>
          <w:p w14:paraId="7DB10AC5" w14:textId="0D0DCECC" w:rsidR="00DC6668" w:rsidRDefault="00000000">
            <w:pPr>
              <w:jc w:val="center"/>
              <w:rPr>
                <w:sz w:val="14"/>
                <w:szCs w:val="14"/>
              </w:rPr>
            </w:pPr>
            <w:del w:id="98" w:author="Sebastian Arteaga" w:date="2022-10-05T16:40:00Z">
              <w:r w:rsidDel="00B54295">
                <w:rPr>
                  <w:sz w:val="12"/>
                  <w:szCs w:val="12"/>
                </w:rPr>
                <w:delText>Meltwin</w:delText>
              </w:r>
            </w:del>
            <w:proofErr w:type="spellStart"/>
            <w:ins w:id="99" w:author="Sebastian Arteaga" w:date="2022-10-05T16:40:00Z">
              <w:r w:rsidR="00B54295">
                <w:rPr>
                  <w:sz w:val="12"/>
                  <w:szCs w:val="12"/>
                </w:rPr>
                <w:t>MeltR</w:t>
              </w:r>
            </w:ins>
            <w:proofErr w:type="spellEnd"/>
            <w:r>
              <w:rPr>
                <w:sz w:val="14"/>
                <w:szCs w:val="14"/>
              </w:rPr>
              <w:br/>
              <w:t>(°C)</w:t>
            </w:r>
          </w:p>
        </w:tc>
        <w:tc>
          <w:tcPr>
            <w:tcW w:w="899" w:type="dxa"/>
            <w:tcBorders>
              <w:top w:val="single" w:sz="4" w:space="0" w:color="000000"/>
              <w:bottom w:val="single" w:sz="4" w:space="0" w:color="000000"/>
              <w:right w:val="single" w:sz="4" w:space="0" w:color="000000"/>
            </w:tcBorders>
            <w:vAlign w:val="bottom"/>
          </w:tcPr>
          <w:p w14:paraId="0BF731BD" w14:textId="77777777" w:rsidR="00DC6668" w:rsidRDefault="00000000">
            <w:pPr>
              <w:jc w:val="center"/>
              <w:rPr>
                <w:sz w:val="14"/>
                <w:szCs w:val="14"/>
              </w:rPr>
            </w:pPr>
            <w:proofErr w:type="spellStart"/>
            <w:r>
              <w:rPr>
                <w:sz w:val="14"/>
                <w:szCs w:val="14"/>
              </w:rPr>
              <w:t>T</w:t>
            </w:r>
            <w:r>
              <w:rPr>
                <w:sz w:val="14"/>
                <w:szCs w:val="14"/>
                <w:vertAlign w:val="subscript"/>
              </w:rPr>
              <w:t>m</w:t>
            </w:r>
            <w:r>
              <w:rPr>
                <w:sz w:val="14"/>
                <w:szCs w:val="14"/>
                <w:vertAlign w:val="superscript"/>
              </w:rPr>
              <w:t>a</w:t>
            </w:r>
            <w:proofErr w:type="spellEnd"/>
          </w:p>
          <w:p w14:paraId="253BD10A" w14:textId="77777777" w:rsidR="00DC6668" w:rsidRDefault="00000000">
            <w:pPr>
              <w:jc w:val="center"/>
              <w:rPr>
                <w:sz w:val="14"/>
                <w:szCs w:val="14"/>
              </w:rPr>
            </w:pPr>
            <w:proofErr w:type="spellStart"/>
            <w:r>
              <w:rPr>
                <w:sz w:val="12"/>
                <w:szCs w:val="12"/>
              </w:rPr>
              <w:t>Meltwin</w:t>
            </w:r>
            <w:proofErr w:type="spellEnd"/>
            <w:r>
              <w:rPr>
                <w:sz w:val="14"/>
                <w:szCs w:val="14"/>
              </w:rPr>
              <w:br/>
              <w:t>(°C)</w:t>
            </w:r>
          </w:p>
        </w:tc>
        <w:tc>
          <w:tcPr>
            <w:tcW w:w="811" w:type="dxa"/>
            <w:tcBorders>
              <w:top w:val="single" w:sz="4" w:space="0" w:color="000000"/>
              <w:bottom w:val="single" w:sz="4" w:space="0" w:color="000000"/>
            </w:tcBorders>
            <w:vAlign w:val="bottom"/>
          </w:tcPr>
          <w:p w14:paraId="02CF3B03" w14:textId="77777777" w:rsidR="00DC6668" w:rsidRDefault="00000000">
            <w:pPr>
              <w:jc w:val="center"/>
              <w:rPr>
                <w:sz w:val="14"/>
                <w:szCs w:val="14"/>
              </w:rPr>
            </w:pPr>
            <w:r>
              <w:rPr>
                <w:sz w:val="14"/>
                <w:szCs w:val="14"/>
              </w:rPr>
              <w:t>%</w:t>
            </w:r>
            <w:proofErr w:type="gramStart"/>
            <w:r>
              <w:rPr>
                <w:sz w:val="14"/>
                <w:szCs w:val="14"/>
              </w:rPr>
              <w:t>error</w:t>
            </w:r>
            <w:proofErr w:type="gramEnd"/>
          </w:p>
          <w:p w14:paraId="6317956A" w14:textId="77777777" w:rsidR="00DC6668" w:rsidRDefault="00000000">
            <w:pPr>
              <w:jc w:val="center"/>
              <w:rPr>
                <w:sz w:val="14"/>
                <w:szCs w:val="14"/>
              </w:rPr>
            </w:pPr>
            <w:r>
              <w:rPr>
                <w:sz w:val="14"/>
                <w:szCs w:val="14"/>
              </w:rPr>
              <w:t>ΔH°</w:t>
            </w:r>
          </w:p>
        </w:tc>
        <w:tc>
          <w:tcPr>
            <w:tcW w:w="809" w:type="dxa"/>
            <w:tcBorders>
              <w:top w:val="single" w:sz="4" w:space="0" w:color="000000"/>
              <w:bottom w:val="single" w:sz="4" w:space="0" w:color="000000"/>
            </w:tcBorders>
            <w:vAlign w:val="bottom"/>
          </w:tcPr>
          <w:p w14:paraId="1ACBED9C" w14:textId="77777777" w:rsidR="00DC6668" w:rsidRDefault="00000000">
            <w:pPr>
              <w:jc w:val="center"/>
              <w:rPr>
                <w:sz w:val="14"/>
                <w:szCs w:val="14"/>
              </w:rPr>
            </w:pPr>
            <w:r>
              <w:rPr>
                <w:sz w:val="14"/>
                <w:szCs w:val="14"/>
              </w:rPr>
              <w:t>%</w:t>
            </w:r>
            <w:proofErr w:type="gramStart"/>
            <w:r>
              <w:rPr>
                <w:sz w:val="14"/>
                <w:szCs w:val="14"/>
              </w:rPr>
              <w:t>error</w:t>
            </w:r>
            <w:proofErr w:type="gramEnd"/>
          </w:p>
          <w:p w14:paraId="1C674BF2" w14:textId="77777777" w:rsidR="00DC6668" w:rsidRDefault="00000000">
            <w:pPr>
              <w:jc w:val="center"/>
              <w:rPr>
                <w:sz w:val="14"/>
                <w:szCs w:val="14"/>
              </w:rPr>
            </w:pPr>
            <w:r>
              <w:rPr>
                <w:sz w:val="14"/>
                <w:szCs w:val="14"/>
              </w:rPr>
              <w:t>ΔS°</w:t>
            </w:r>
          </w:p>
        </w:tc>
        <w:tc>
          <w:tcPr>
            <w:tcW w:w="812" w:type="dxa"/>
            <w:tcBorders>
              <w:top w:val="single" w:sz="4" w:space="0" w:color="000000"/>
              <w:bottom w:val="single" w:sz="4" w:space="0" w:color="000000"/>
            </w:tcBorders>
            <w:vAlign w:val="bottom"/>
          </w:tcPr>
          <w:p w14:paraId="41D94753" w14:textId="77777777" w:rsidR="00DC6668" w:rsidRDefault="00000000">
            <w:pPr>
              <w:jc w:val="center"/>
              <w:rPr>
                <w:sz w:val="14"/>
                <w:szCs w:val="14"/>
              </w:rPr>
            </w:pPr>
            <w:r>
              <w:rPr>
                <w:sz w:val="14"/>
                <w:szCs w:val="14"/>
              </w:rPr>
              <w:t>%</w:t>
            </w:r>
            <w:proofErr w:type="gramStart"/>
            <w:r>
              <w:rPr>
                <w:sz w:val="14"/>
                <w:szCs w:val="14"/>
              </w:rPr>
              <w:t>error</w:t>
            </w:r>
            <w:proofErr w:type="gramEnd"/>
          </w:p>
          <w:p w14:paraId="47920EC6" w14:textId="77777777" w:rsidR="00DC6668" w:rsidRDefault="00000000">
            <w:pPr>
              <w:jc w:val="center"/>
              <w:rPr>
                <w:sz w:val="14"/>
                <w:szCs w:val="14"/>
              </w:rPr>
            </w:pPr>
            <w:r>
              <w:rPr>
                <w:sz w:val="14"/>
                <w:szCs w:val="14"/>
              </w:rPr>
              <w:t>ΔG°</w:t>
            </w:r>
            <w:r>
              <w:rPr>
                <w:sz w:val="14"/>
                <w:szCs w:val="14"/>
                <w:vertAlign w:val="subscript"/>
              </w:rPr>
              <w:t>37</w:t>
            </w:r>
          </w:p>
        </w:tc>
        <w:tc>
          <w:tcPr>
            <w:tcW w:w="707" w:type="dxa"/>
            <w:tcBorders>
              <w:top w:val="single" w:sz="4" w:space="0" w:color="000000"/>
              <w:bottom w:val="single" w:sz="4" w:space="0" w:color="000000"/>
            </w:tcBorders>
            <w:vAlign w:val="bottom"/>
          </w:tcPr>
          <w:p w14:paraId="494D90AE" w14:textId="77777777" w:rsidR="00DC6668" w:rsidRDefault="00000000">
            <w:pPr>
              <w:jc w:val="center"/>
              <w:rPr>
                <w:sz w:val="14"/>
                <w:szCs w:val="14"/>
              </w:rPr>
            </w:pPr>
            <w:r>
              <w:rPr>
                <w:sz w:val="14"/>
                <w:szCs w:val="14"/>
              </w:rPr>
              <w:t>%</w:t>
            </w:r>
            <w:proofErr w:type="gramStart"/>
            <w:r>
              <w:rPr>
                <w:sz w:val="14"/>
                <w:szCs w:val="14"/>
              </w:rPr>
              <w:t>error</w:t>
            </w:r>
            <w:proofErr w:type="gramEnd"/>
          </w:p>
          <w:p w14:paraId="3FB43961" w14:textId="77777777" w:rsidR="00DC6668" w:rsidRDefault="00000000">
            <w:pPr>
              <w:jc w:val="center"/>
              <w:rPr>
                <w:sz w:val="14"/>
                <w:szCs w:val="14"/>
              </w:rPr>
            </w:pPr>
            <w:proofErr w:type="spellStart"/>
            <w:r>
              <w:rPr>
                <w:sz w:val="14"/>
                <w:szCs w:val="14"/>
              </w:rPr>
              <w:t>T</w:t>
            </w:r>
            <w:r>
              <w:rPr>
                <w:sz w:val="14"/>
                <w:szCs w:val="14"/>
                <w:vertAlign w:val="subscript"/>
              </w:rPr>
              <w:t>m</w:t>
            </w:r>
            <w:r>
              <w:rPr>
                <w:sz w:val="14"/>
                <w:szCs w:val="14"/>
                <w:vertAlign w:val="superscript"/>
              </w:rPr>
              <w:t>a</w:t>
            </w:r>
            <w:proofErr w:type="spellEnd"/>
          </w:p>
        </w:tc>
      </w:tr>
      <w:tr w:rsidR="00DC6668" w14:paraId="56632710" w14:textId="77777777">
        <w:trPr>
          <w:trHeight w:val="256"/>
        </w:trPr>
        <w:tc>
          <w:tcPr>
            <w:tcW w:w="1618" w:type="dxa"/>
            <w:tcMar>
              <w:top w:w="0" w:type="dxa"/>
              <w:left w:w="30" w:type="dxa"/>
              <w:bottom w:w="0" w:type="dxa"/>
              <w:right w:w="30" w:type="dxa"/>
            </w:tcMar>
            <w:vAlign w:val="bottom"/>
          </w:tcPr>
          <w:p w14:paraId="1DA3D071" w14:textId="77777777" w:rsidR="00DC6668" w:rsidRDefault="00000000">
            <w:pPr>
              <w:jc w:val="center"/>
              <w:rPr>
                <w:sz w:val="14"/>
                <w:szCs w:val="14"/>
              </w:rPr>
            </w:pPr>
            <w:r>
              <w:rPr>
                <w:sz w:val="14"/>
                <w:szCs w:val="14"/>
              </w:rPr>
              <w:t>5’-CGCGCG-3</w:t>
            </w:r>
            <w:commentRangeStart w:id="100"/>
            <w:r>
              <w:rPr>
                <w:sz w:val="14"/>
                <w:szCs w:val="14"/>
              </w:rPr>
              <w:t>’</w:t>
            </w:r>
            <w:r>
              <w:rPr>
                <w:sz w:val="14"/>
                <w:szCs w:val="14"/>
                <w:vertAlign w:val="superscript"/>
              </w:rPr>
              <w:t>a</w:t>
            </w:r>
            <w:commentRangeEnd w:id="100"/>
            <w:r w:rsidR="00B54295">
              <w:rPr>
                <w:rStyle w:val="CommentReference"/>
              </w:rPr>
              <w:commentReference w:id="100"/>
            </w:r>
            <w:r>
              <w:rPr>
                <w:sz w:val="14"/>
                <w:szCs w:val="14"/>
              </w:rPr>
              <w:br/>
            </w:r>
            <w:del w:id="101" w:author="Sebastian Arteaga" w:date="2022-10-05T16:38:00Z">
              <w:r w:rsidDel="00B54295">
                <w:rPr>
                  <w:sz w:val="14"/>
                  <w:szCs w:val="14"/>
                </w:rPr>
                <w:delText>‘</w:delText>
              </w:r>
            </w:del>
            <w:r>
              <w:rPr>
                <w:sz w:val="14"/>
                <w:szCs w:val="14"/>
              </w:rPr>
              <w:t>3’-GCGCGC-3’</w:t>
            </w:r>
          </w:p>
        </w:tc>
        <w:tc>
          <w:tcPr>
            <w:tcW w:w="1351" w:type="dxa"/>
            <w:tcBorders>
              <w:left w:val="single" w:sz="4" w:space="0" w:color="000000"/>
            </w:tcBorders>
            <w:vAlign w:val="bottom"/>
          </w:tcPr>
          <w:p w14:paraId="30803AEC" w14:textId="77777777" w:rsidR="00DC6668" w:rsidRDefault="00000000">
            <w:pPr>
              <w:jc w:val="center"/>
              <w:rPr>
                <w:sz w:val="14"/>
                <w:szCs w:val="14"/>
              </w:rPr>
            </w:pPr>
            <w:r>
              <w:rPr>
                <w:sz w:val="14"/>
                <w:szCs w:val="14"/>
              </w:rPr>
              <w:t>-159.24</w:t>
            </w:r>
            <w:r>
              <w:rPr>
                <w:sz w:val="14"/>
                <w:szCs w:val="14"/>
              </w:rPr>
              <w:br/>
              <w:t>(-58.73 to -54.06)</w:t>
            </w:r>
          </w:p>
        </w:tc>
        <w:tc>
          <w:tcPr>
            <w:tcW w:w="901" w:type="dxa"/>
            <w:tcBorders>
              <w:right w:val="single" w:sz="4" w:space="0" w:color="000000"/>
            </w:tcBorders>
            <w:vAlign w:val="bottom"/>
          </w:tcPr>
          <w:p w14:paraId="426135DE" w14:textId="77777777" w:rsidR="00DC6668" w:rsidRDefault="00000000">
            <w:pPr>
              <w:jc w:val="center"/>
              <w:rPr>
                <w:sz w:val="14"/>
                <w:szCs w:val="14"/>
              </w:rPr>
            </w:pPr>
            <w:r>
              <w:rPr>
                <w:sz w:val="14"/>
                <w:szCs w:val="14"/>
              </w:rPr>
              <w:t>-54.1</w:t>
            </w:r>
            <w:r>
              <w:rPr>
                <w:sz w:val="14"/>
                <w:szCs w:val="14"/>
              </w:rPr>
              <w:br/>
              <w:t>(±4)</w:t>
            </w:r>
          </w:p>
        </w:tc>
        <w:tc>
          <w:tcPr>
            <w:tcW w:w="1439" w:type="dxa"/>
            <w:tcMar>
              <w:top w:w="0" w:type="dxa"/>
              <w:left w:w="30" w:type="dxa"/>
              <w:bottom w:w="0" w:type="dxa"/>
              <w:right w:w="30" w:type="dxa"/>
            </w:tcMar>
            <w:vAlign w:val="bottom"/>
          </w:tcPr>
          <w:p w14:paraId="265C6017" w14:textId="77777777" w:rsidR="00DC6668" w:rsidRDefault="00000000">
            <w:pPr>
              <w:jc w:val="center"/>
              <w:rPr>
                <w:sz w:val="14"/>
                <w:szCs w:val="14"/>
              </w:rPr>
            </w:pPr>
            <w:r>
              <w:rPr>
                <w:sz w:val="14"/>
                <w:szCs w:val="14"/>
              </w:rPr>
              <w:t>-159.24</w:t>
            </w:r>
            <w:r>
              <w:rPr>
                <w:sz w:val="14"/>
                <w:szCs w:val="14"/>
              </w:rPr>
              <w:br/>
              <w:t>(-167.15 to -152.29)</w:t>
            </w:r>
          </w:p>
        </w:tc>
        <w:tc>
          <w:tcPr>
            <w:tcW w:w="1081" w:type="dxa"/>
            <w:tcMar>
              <w:top w:w="0" w:type="dxa"/>
              <w:left w:w="30" w:type="dxa"/>
              <w:bottom w:w="0" w:type="dxa"/>
              <w:right w:w="30" w:type="dxa"/>
            </w:tcMar>
            <w:vAlign w:val="bottom"/>
          </w:tcPr>
          <w:p w14:paraId="40DF0F0C" w14:textId="77777777" w:rsidR="00DC6668" w:rsidRDefault="00000000">
            <w:pPr>
              <w:jc w:val="center"/>
              <w:rPr>
                <w:sz w:val="14"/>
                <w:szCs w:val="14"/>
              </w:rPr>
            </w:pPr>
            <w:r>
              <w:rPr>
                <w:sz w:val="14"/>
                <w:szCs w:val="14"/>
              </w:rPr>
              <w:t>-151.5</w:t>
            </w:r>
            <w:r>
              <w:rPr>
                <w:sz w:val="14"/>
                <w:szCs w:val="14"/>
              </w:rPr>
              <w:br/>
              <w:t>(±12.4)</w:t>
            </w:r>
          </w:p>
        </w:tc>
        <w:tc>
          <w:tcPr>
            <w:tcW w:w="1169" w:type="dxa"/>
            <w:tcBorders>
              <w:left w:val="single" w:sz="4" w:space="0" w:color="000000"/>
            </w:tcBorders>
            <w:vAlign w:val="bottom"/>
          </w:tcPr>
          <w:p w14:paraId="48511E25" w14:textId="77777777" w:rsidR="00DC6668" w:rsidRDefault="00000000">
            <w:pPr>
              <w:jc w:val="center"/>
              <w:rPr>
                <w:sz w:val="14"/>
                <w:szCs w:val="14"/>
              </w:rPr>
            </w:pPr>
            <w:r>
              <w:rPr>
                <w:sz w:val="14"/>
                <w:szCs w:val="14"/>
              </w:rPr>
              <w:t>-6.87</w:t>
            </w:r>
            <w:r>
              <w:rPr>
                <w:sz w:val="14"/>
                <w:szCs w:val="14"/>
              </w:rPr>
              <w:br/>
              <w:t>(-6.93 to -6.8)</w:t>
            </w:r>
          </w:p>
        </w:tc>
        <w:tc>
          <w:tcPr>
            <w:tcW w:w="811" w:type="dxa"/>
            <w:tcBorders>
              <w:right w:val="single" w:sz="4" w:space="0" w:color="000000"/>
            </w:tcBorders>
            <w:vAlign w:val="bottom"/>
          </w:tcPr>
          <w:p w14:paraId="6AFE42A9" w14:textId="77777777" w:rsidR="00DC6668" w:rsidRDefault="00000000">
            <w:pPr>
              <w:jc w:val="center"/>
              <w:rPr>
                <w:sz w:val="14"/>
                <w:szCs w:val="14"/>
              </w:rPr>
            </w:pPr>
            <w:r>
              <w:rPr>
                <w:sz w:val="14"/>
                <w:szCs w:val="14"/>
              </w:rPr>
              <w:t>-7.11</w:t>
            </w:r>
            <w:r>
              <w:rPr>
                <w:sz w:val="14"/>
                <w:szCs w:val="14"/>
              </w:rPr>
              <w:br/>
              <w:t>(±0.2)</w:t>
            </w:r>
          </w:p>
        </w:tc>
        <w:tc>
          <w:tcPr>
            <w:tcW w:w="1170" w:type="dxa"/>
            <w:tcBorders>
              <w:left w:val="single" w:sz="4" w:space="0" w:color="000000"/>
            </w:tcBorders>
            <w:vAlign w:val="bottom"/>
          </w:tcPr>
          <w:p w14:paraId="375049B4" w14:textId="77777777" w:rsidR="00DC6668" w:rsidRDefault="00000000">
            <w:pPr>
              <w:jc w:val="center"/>
              <w:rPr>
                <w:sz w:val="14"/>
                <w:szCs w:val="14"/>
              </w:rPr>
            </w:pPr>
            <w:r>
              <w:rPr>
                <w:sz w:val="14"/>
                <w:szCs w:val="14"/>
              </w:rPr>
              <w:t>43.71</w:t>
            </w:r>
            <w:r>
              <w:rPr>
                <w:sz w:val="14"/>
                <w:szCs w:val="14"/>
              </w:rPr>
              <w:br/>
              <w:t>(43.42 to 44.02)</w:t>
            </w:r>
          </w:p>
        </w:tc>
        <w:tc>
          <w:tcPr>
            <w:tcW w:w="899" w:type="dxa"/>
            <w:tcBorders>
              <w:right w:val="single" w:sz="4" w:space="0" w:color="000000"/>
            </w:tcBorders>
            <w:vAlign w:val="bottom"/>
          </w:tcPr>
          <w:p w14:paraId="1E283F0E" w14:textId="77777777" w:rsidR="00DC6668" w:rsidRDefault="00000000">
            <w:pPr>
              <w:jc w:val="center"/>
              <w:rPr>
                <w:sz w:val="14"/>
                <w:szCs w:val="14"/>
              </w:rPr>
            </w:pPr>
            <w:r>
              <w:rPr>
                <w:sz w:val="14"/>
                <w:szCs w:val="14"/>
              </w:rPr>
              <w:t>45.4</w:t>
            </w:r>
          </w:p>
        </w:tc>
        <w:tc>
          <w:tcPr>
            <w:tcW w:w="811" w:type="dxa"/>
            <w:tcMar>
              <w:top w:w="0" w:type="dxa"/>
              <w:left w:w="30" w:type="dxa"/>
              <w:bottom w:w="0" w:type="dxa"/>
              <w:right w:w="30" w:type="dxa"/>
            </w:tcMar>
            <w:vAlign w:val="bottom"/>
          </w:tcPr>
          <w:p w14:paraId="0907CC90" w14:textId="77777777" w:rsidR="00DC6668" w:rsidRDefault="00000000">
            <w:pPr>
              <w:jc w:val="center"/>
              <w:rPr>
                <w:sz w:val="14"/>
                <w:szCs w:val="14"/>
              </w:rPr>
            </w:pPr>
            <w:r>
              <w:rPr>
                <w:sz w:val="14"/>
                <w:szCs w:val="14"/>
              </w:rPr>
              <w:t>3.9</w:t>
            </w:r>
          </w:p>
        </w:tc>
        <w:tc>
          <w:tcPr>
            <w:tcW w:w="809" w:type="dxa"/>
            <w:tcMar>
              <w:top w:w="0" w:type="dxa"/>
              <w:left w:w="30" w:type="dxa"/>
              <w:bottom w:w="0" w:type="dxa"/>
              <w:right w:w="30" w:type="dxa"/>
            </w:tcMar>
            <w:vAlign w:val="bottom"/>
          </w:tcPr>
          <w:p w14:paraId="0B3F66F0" w14:textId="77777777" w:rsidR="00DC6668" w:rsidRDefault="00000000">
            <w:pPr>
              <w:jc w:val="center"/>
              <w:rPr>
                <w:sz w:val="14"/>
                <w:szCs w:val="14"/>
              </w:rPr>
            </w:pPr>
            <w:r>
              <w:rPr>
                <w:sz w:val="14"/>
                <w:szCs w:val="14"/>
              </w:rPr>
              <w:t>5.0</w:t>
            </w:r>
          </w:p>
        </w:tc>
        <w:tc>
          <w:tcPr>
            <w:tcW w:w="812" w:type="dxa"/>
            <w:tcMar>
              <w:top w:w="0" w:type="dxa"/>
              <w:left w:w="30" w:type="dxa"/>
              <w:bottom w:w="0" w:type="dxa"/>
              <w:right w:w="30" w:type="dxa"/>
            </w:tcMar>
            <w:vAlign w:val="bottom"/>
          </w:tcPr>
          <w:p w14:paraId="1A5CC8A0" w14:textId="77777777" w:rsidR="00DC6668" w:rsidRDefault="00000000">
            <w:pPr>
              <w:jc w:val="center"/>
              <w:rPr>
                <w:sz w:val="14"/>
                <w:szCs w:val="14"/>
              </w:rPr>
            </w:pPr>
            <w:r>
              <w:rPr>
                <w:sz w:val="14"/>
                <w:szCs w:val="14"/>
              </w:rPr>
              <w:t>3.4</w:t>
            </w:r>
          </w:p>
        </w:tc>
        <w:tc>
          <w:tcPr>
            <w:tcW w:w="707" w:type="dxa"/>
            <w:tcMar>
              <w:top w:w="0" w:type="dxa"/>
              <w:left w:w="30" w:type="dxa"/>
              <w:bottom w:w="0" w:type="dxa"/>
              <w:right w:w="30" w:type="dxa"/>
            </w:tcMar>
            <w:vAlign w:val="bottom"/>
          </w:tcPr>
          <w:p w14:paraId="748967E1" w14:textId="77777777" w:rsidR="00DC6668" w:rsidRDefault="00000000">
            <w:pPr>
              <w:jc w:val="center"/>
              <w:rPr>
                <w:sz w:val="14"/>
                <w:szCs w:val="14"/>
              </w:rPr>
            </w:pPr>
            <w:r>
              <w:rPr>
                <w:sz w:val="14"/>
                <w:szCs w:val="14"/>
              </w:rPr>
              <w:t>3.8</w:t>
            </w:r>
          </w:p>
        </w:tc>
      </w:tr>
      <w:tr w:rsidR="00DC6668" w14:paraId="75E88E32" w14:textId="77777777">
        <w:trPr>
          <w:trHeight w:val="256"/>
        </w:trPr>
        <w:tc>
          <w:tcPr>
            <w:tcW w:w="1618" w:type="dxa"/>
            <w:tcMar>
              <w:top w:w="0" w:type="dxa"/>
              <w:left w:w="30" w:type="dxa"/>
              <w:bottom w:w="0" w:type="dxa"/>
              <w:right w:w="30" w:type="dxa"/>
            </w:tcMar>
            <w:vAlign w:val="bottom"/>
          </w:tcPr>
          <w:p w14:paraId="34DE6243" w14:textId="77777777" w:rsidR="00DC6668" w:rsidRDefault="00000000">
            <w:pPr>
              <w:jc w:val="center"/>
              <w:rPr>
                <w:sz w:val="14"/>
                <w:szCs w:val="14"/>
              </w:rPr>
            </w:pPr>
            <w:r>
              <w:rPr>
                <w:sz w:val="14"/>
                <w:szCs w:val="14"/>
              </w:rPr>
              <w:t>5’-ACCGGU-3’</w:t>
            </w:r>
            <w:r>
              <w:rPr>
                <w:sz w:val="14"/>
                <w:szCs w:val="14"/>
                <w:vertAlign w:val="superscript"/>
              </w:rPr>
              <w:t>a</w:t>
            </w:r>
            <w:r>
              <w:rPr>
                <w:sz w:val="14"/>
                <w:szCs w:val="14"/>
              </w:rPr>
              <w:br/>
              <w:t>3’-UGGCCA-3’</w:t>
            </w:r>
          </w:p>
        </w:tc>
        <w:tc>
          <w:tcPr>
            <w:tcW w:w="1351" w:type="dxa"/>
            <w:tcBorders>
              <w:left w:val="single" w:sz="4" w:space="0" w:color="000000"/>
            </w:tcBorders>
            <w:vAlign w:val="bottom"/>
          </w:tcPr>
          <w:p w14:paraId="526C68D3" w14:textId="77777777" w:rsidR="00DC6668" w:rsidRDefault="00000000">
            <w:pPr>
              <w:jc w:val="center"/>
              <w:rPr>
                <w:sz w:val="14"/>
                <w:szCs w:val="14"/>
              </w:rPr>
            </w:pPr>
            <w:r>
              <w:rPr>
                <w:sz w:val="14"/>
                <w:szCs w:val="14"/>
              </w:rPr>
              <w:t>-172.7</w:t>
            </w:r>
            <w:r>
              <w:rPr>
                <w:sz w:val="14"/>
                <w:szCs w:val="14"/>
              </w:rPr>
              <w:br/>
              <w:t>(-60.95 to -59.42)</w:t>
            </w:r>
          </w:p>
        </w:tc>
        <w:tc>
          <w:tcPr>
            <w:tcW w:w="901" w:type="dxa"/>
            <w:tcBorders>
              <w:right w:val="single" w:sz="4" w:space="0" w:color="000000"/>
            </w:tcBorders>
            <w:vAlign w:val="bottom"/>
          </w:tcPr>
          <w:p w14:paraId="23FE413E" w14:textId="77777777" w:rsidR="00DC6668" w:rsidRDefault="00000000">
            <w:pPr>
              <w:jc w:val="center"/>
              <w:rPr>
                <w:sz w:val="14"/>
                <w:szCs w:val="14"/>
              </w:rPr>
            </w:pPr>
            <w:r>
              <w:rPr>
                <w:sz w:val="14"/>
                <w:szCs w:val="14"/>
              </w:rPr>
              <w:t>-60.4</w:t>
            </w:r>
            <w:r>
              <w:rPr>
                <w:sz w:val="14"/>
                <w:szCs w:val="14"/>
              </w:rPr>
              <w:br/>
              <w:t>(±2)</w:t>
            </w:r>
          </w:p>
        </w:tc>
        <w:tc>
          <w:tcPr>
            <w:tcW w:w="1439" w:type="dxa"/>
            <w:tcMar>
              <w:top w:w="0" w:type="dxa"/>
              <w:left w:w="30" w:type="dxa"/>
              <w:bottom w:w="0" w:type="dxa"/>
              <w:right w:w="30" w:type="dxa"/>
            </w:tcMar>
            <w:vAlign w:val="bottom"/>
          </w:tcPr>
          <w:p w14:paraId="6C19B226" w14:textId="77777777" w:rsidR="00DC6668" w:rsidRDefault="00000000">
            <w:pPr>
              <w:jc w:val="center"/>
              <w:rPr>
                <w:sz w:val="14"/>
                <w:szCs w:val="14"/>
              </w:rPr>
            </w:pPr>
            <w:r>
              <w:rPr>
                <w:sz w:val="14"/>
                <w:szCs w:val="14"/>
              </w:rPr>
              <w:t>-172.7</w:t>
            </w:r>
            <w:r>
              <w:rPr>
                <w:sz w:val="14"/>
                <w:szCs w:val="14"/>
              </w:rPr>
              <w:br/>
              <w:t>(-174.95 to -170.05)</w:t>
            </w:r>
          </w:p>
        </w:tc>
        <w:tc>
          <w:tcPr>
            <w:tcW w:w="1081" w:type="dxa"/>
            <w:tcMar>
              <w:top w:w="0" w:type="dxa"/>
              <w:left w:w="30" w:type="dxa"/>
              <w:bottom w:w="0" w:type="dxa"/>
              <w:right w:w="30" w:type="dxa"/>
            </w:tcMar>
            <w:vAlign w:val="bottom"/>
          </w:tcPr>
          <w:p w14:paraId="30D458B6" w14:textId="77777777" w:rsidR="00DC6668" w:rsidRDefault="00000000">
            <w:pPr>
              <w:jc w:val="center"/>
              <w:rPr>
                <w:sz w:val="14"/>
                <w:szCs w:val="14"/>
              </w:rPr>
            </w:pPr>
            <w:r>
              <w:rPr>
                <w:sz w:val="14"/>
                <w:szCs w:val="14"/>
              </w:rPr>
              <w:t>-173.6</w:t>
            </w:r>
            <w:r>
              <w:rPr>
                <w:sz w:val="14"/>
                <w:szCs w:val="14"/>
              </w:rPr>
              <w:br/>
              <w:t>(±6.4)</w:t>
            </w:r>
          </w:p>
        </w:tc>
        <w:tc>
          <w:tcPr>
            <w:tcW w:w="1169" w:type="dxa"/>
            <w:tcBorders>
              <w:left w:val="single" w:sz="4" w:space="0" w:color="000000"/>
            </w:tcBorders>
            <w:vAlign w:val="bottom"/>
          </w:tcPr>
          <w:p w14:paraId="5D5C102A" w14:textId="77777777" w:rsidR="00DC6668" w:rsidRDefault="00000000">
            <w:pPr>
              <w:jc w:val="center"/>
              <w:rPr>
                <w:sz w:val="14"/>
                <w:szCs w:val="14"/>
              </w:rPr>
            </w:pPr>
            <w:r>
              <w:rPr>
                <w:sz w:val="14"/>
                <w:szCs w:val="14"/>
              </w:rPr>
              <w:t>-6.69</w:t>
            </w:r>
            <w:r>
              <w:rPr>
                <w:sz w:val="14"/>
                <w:szCs w:val="14"/>
              </w:rPr>
              <w:br/>
              <w:t>(-6.71 to -6.67)</w:t>
            </w:r>
          </w:p>
        </w:tc>
        <w:tc>
          <w:tcPr>
            <w:tcW w:w="811" w:type="dxa"/>
            <w:tcBorders>
              <w:right w:val="single" w:sz="4" w:space="0" w:color="000000"/>
            </w:tcBorders>
            <w:vAlign w:val="bottom"/>
          </w:tcPr>
          <w:p w14:paraId="2FE4F120" w14:textId="77777777" w:rsidR="00DC6668" w:rsidRDefault="00000000">
            <w:pPr>
              <w:jc w:val="center"/>
              <w:rPr>
                <w:sz w:val="14"/>
                <w:szCs w:val="14"/>
              </w:rPr>
            </w:pPr>
            <w:r>
              <w:rPr>
                <w:sz w:val="14"/>
                <w:szCs w:val="14"/>
              </w:rPr>
              <w:t>-6.52</w:t>
            </w:r>
            <w:r>
              <w:rPr>
                <w:sz w:val="14"/>
                <w:szCs w:val="14"/>
              </w:rPr>
              <w:br/>
              <w:t>(±0.05)</w:t>
            </w:r>
          </w:p>
        </w:tc>
        <w:tc>
          <w:tcPr>
            <w:tcW w:w="1170" w:type="dxa"/>
            <w:tcBorders>
              <w:left w:val="single" w:sz="4" w:space="0" w:color="000000"/>
            </w:tcBorders>
            <w:vAlign w:val="bottom"/>
          </w:tcPr>
          <w:p w14:paraId="7D03389B" w14:textId="77777777" w:rsidR="00DC6668" w:rsidRDefault="00000000">
            <w:pPr>
              <w:jc w:val="center"/>
              <w:rPr>
                <w:sz w:val="14"/>
                <w:szCs w:val="14"/>
              </w:rPr>
            </w:pPr>
            <w:r>
              <w:rPr>
                <w:sz w:val="14"/>
                <w:szCs w:val="14"/>
              </w:rPr>
              <w:t>42.29</w:t>
            </w:r>
            <w:r>
              <w:rPr>
                <w:sz w:val="14"/>
                <w:szCs w:val="14"/>
              </w:rPr>
              <w:br/>
              <w:t>(42.19 to 42.4)</w:t>
            </w:r>
          </w:p>
        </w:tc>
        <w:tc>
          <w:tcPr>
            <w:tcW w:w="899" w:type="dxa"/>
            <w:tcBorders>
              <w:right w:val="single" w:sz="4" w:space="0" w:color="000000"/>
            </w:tcBorders>
            <w:vAlign w:val="bottom"/>
          </w:tcPr>
          <w:p w14:paraId="7F9F864B" w14:textId="77777777" w:rsidR="00DC6668" w:rsidRDefault="00000000">
            <w:pPr>
              <w:jc w:val="center"/>
              <w:rPr>
                <w:sz w:val="14"/>
                <w:szCs w:val="14"/>
              </w:rPr>
            </w:pPr>
            <w:r>
              <w:rPr>
                <w:sz w:val="14"/>
                <w:szCs w:val="14"/>
              </w:rPr>
              <w:t>41.4</w:t>
            </w:r>
          </w:p>
        </w:tc>
        <w:tc>
          <w:tcPr>
            <w:tcW w:w="811" w:type="dxa"/>
            <w:tcMar>
              <w:top w:w="0" w:type="dxa"/>
              <w:left w:w="30" w:type="dxa"/>
              <w:bottom w:w="0" w:type="dxa"/>
              <w:right w:w="30" w:type="dxa"/>
            </w:tcMar>
            <w:vAlign w:val="bottom"/>
          </w:tcPr>
          <w:p w14:paraId="25EFF258" w14:textId="77777777" w:rsidR="00DC6668" w:rsidRDefault="00000000">
            <w:pPr>
              <w:jc w:val="center"/>
              <w:rPr>
                <w:sz w:val="14"/>
                <w:szCs w:val="14"/>
              </w:rPr>
            </w:pPr>
            <w:r>
              <w:rPr>
                <w:sz w:val="14"/>
                <w:szCs w:val="14"/>
              </w:rPr>
              <w:t>0.2</w:t>
            </w:r>
          </w:p>
        </w:tc>
        <w:tc>
          <w:tcPr>
            <w:tcW w:w="809" w:type="dxa"/>
            <w:tcMar>
              <w:top w:w="0" w:type="dxa"/>
              <w:left w:w="30" w:type="dxa"/>
              <w:bottom w:w="0" w:type="dxa"/>
              <w:right w:w="30" w:type="dxa"/>
            </w:tcMar>
            <w:vAlign w:val="bottom"/>
          </w:tcPr>
          <w:p w14:paraId="0130E0A1" w14:textId="77777777" w:rsidR="00DC6668" w:rsidRDefault="00000000">
            <w:pPr>
              <w:jc w:val="center"/>
              <w:rPr>
                <w:sz w:val="14"/>
                <w:szCs w:val="14"/>
              </w:rPr>
            </w:pPr>
            <w:r>
              <w:rPr>
                <w:sz w:val="14"/>
                <w:szCs w:val="14"/>
              </w:rPr>
              <w:t>0.5</w:t>
            </w:r>
          </w:p>
        </w:tc>
        <w:tc>
          <w:tcPr>
            <w:tcW w:w="812" w:type="dxa"/>
            <w:tcMar>
              <w:top w:w="0" w:type="dxa"/>
              <w:left w:w="30" w:type="dxa"/>
              <w:bottom w:w="0" w:type="dxa"/>
              <w:right w:w="30" w:type="dxa"/>
            </w:tcMar>
            <w:vAlign w:val="bottom"/>
          </w:tcPr>
          <w:p w14:paraId="4B263EFA" w14:textId="77777777" w:rsidR="00DC6668" w:rsidRDefault="00000000">
            <w:pPr>
              <w:jc w:val="center"/>
              <w:rPr>
                <w:sz w:val="14"/>
                <w:szCs w:val="14"/>
              </w:rPr>
            </w:pPr>
            <w:r>
              <w:rPr>
                <w:sz w:val="14"/>
                <w:szCs w:val="14"/>
              </w:rPr>
              <w:t>2.6</w:t>
            </w:r>
          </w:p>
        </w:tc>
        <w:tc>
          <w:tcPr>
            <w:tcW w:w="707" w:type="dxa"/>
            <w:tcMar>
              <w:top w:w="0" w:type="dxa"/>
              <w:left w:w="30" w:type="dxa"/>
              <w:bottom w:w="0" w:type="dxa"/>
              <w:right w:w="30" w:type="dxa"/>
            </w:tcMar>
            <w:vAlign w:val="bottom"/>
          </w:tcPr>
          <w:p w14:paraId="154AE965" w14:textId="77777777" w:rsidR="00DC6668" w:rsidRDefault="00000000">
            <w:pPr>
              <w:jc w:val="center"/>
              <w:rPr>
                <w:sz w:val="14"/>
                <w:szCs w:val="14"/>
              </w:rPr>
            </w:pPr>
            <w:r>
              <w:rPr>
                <w:sz w:val="14"/>
                <w:szCs w:val="14"/>
              </w:rPr>
              <w:t>2.1</w:t>
            </w:r>
          </w:p>
        </w:tc>
      </w:tr>
      <w:tr w:rsidR="00DC6668" w14:paraId="2A6338DE" w14:textId="77777777">
        <w:trPr>
          <w:trHeight w:val="256"/>
        </w:trPr>
        <w:tc>
          <w:tcPr>
            <w:tcW w:w="1618" w:type="dxa"/>
            <w:tcMar>
              <w:top w:w="0" w:type="dxa"/>
              <w:left w:w="30" w:type="dxa"/>
              <w:bottom w:w="0" w:type="dxa"/>
              <w:right w:w="30" w:type="dxa"/>
            </w:tcMar>
            <w:vAlign w:val="bottom"/>
          </w:tcPr>
          <w:p w14:paraId="75A41171" w14:textId="77777777" w:rsidR="00DC6668" w:rsidRDefault="00000000">
            <w:pPr>
              <w:jc w:val="center"/>
              <w:rPr>
                <w:sz w:val="14"/>
                <w:szCs w:val="14"/>
              </w:rPr>
            </w:pPr>
            <w:r>
              <w:rPr>
                <w:sz w:val="14"/>
                <w:szCs w:val="14"/>
              </w:rPr>
              <w:t>5’-CCAUGG-3’</w:t>
            </w:r>
            <w:r>
              <w:rPr>
                <w:sz w:val="14"/>
                <w:szCs w:val="14"/>
                <w:vertAlign w:val="superscript"/>
              </w:rPr>
              <w:t>a</w:t>
            </w:r>
            <w:r>
              <w:rPr>
                <w:sz w:val="14"/>
                <w:szCs w:val="14"/>
              </w:rPr>
              <w:br/>
              <w:t>3’-GGUACC-5’</w:t>
            </w:r>
          </w:p>
        </w:tc>
        <w:tc>
          <w:tcPr>
            <w:tcW w:w="1351" w:type="dxa"/>
            <w:tcBorders>
              <w:left w:val="single" w:sz="4" w:space="0" w:color="000000"/>
            </w:tcBorders>
            <w:vAlign w:val="bottom"/>
          </w:tcPr>
          <w:p w14:paraId="323E10DD" w14:textId="77777777" w:rsidR="00DC6668" w:rsidRDefault="00000000">
            <w:pPr>
              <w:jc w:val="center"/>
              <w:rPr>
                <w:sz w:val="14"/>
                <w:szCs w:val="14"/>
              </w:rPr>
            </w:pPr>
            <w:r>
              <w:rPr>
                <w:sz w:val="14"/>
                <w:szCs w:val="14"/>
              </w:rPr>
              <w:t>-188.69</w:t>
            </w:r>
            <w:r>
              <w:rPr>
                <w:sz w:val="14"/>
                <w:szCs w:val="14"/>
              </w:rPr>
              <w:br/>
              <w:t>(-70.07 to -67.32)</w:t>
            </w:r>
          </w:p>
        </w:tc>
        <w:tc>
          <w:tcPr>
            <w:tcW w:w="901" w:type="dxa"/>
            <w:tcBorders>
              <w:right w:val="single" w:sz="4" w:space="0" w:color="000000"/>
            </w:tcBorders>
            <w:vAlign w:val="bottom"/>
          </w:tcPr>
          <w:p w14:paraId="1219CF05" w14:textId="77777777" w:rsidR="00DC6668" w:rsidRDefault="00000000">
            <w:pPr>
              <w:jc w:val="center"/>
              <w:rPr>
                <w:sz w:val="14"/>
                <w:szCs w:val="14"/>
              </w:rPr>
            </w:pPr>
            <w:r>
              <w:rPr>
                <w:sz w:val="14"/>
                <w:szCs w:val="14"/>
              </w:rPr>
              <w:t>-67.0</w:t>
            </w:r>
            <w:r>
              <w:rPr>
                <w:sz w:val="14"/>
                <w:szCs w:val="14"/>
              </w:rPr>
              <w:br/>
              <w:t>(±3.025)</w:t>
            </w:r>
          </w:p>
        </w:tc>
        <w:tc>
          <w:tcPr>
            <w:tcW w:w="1439" w:type="dxa"/>
            <w:tcMar>
              <w:top w:w="0" w:type="dxa"/>
              <w:left w:w="30" w:type="dxa"/>
              <w:bottom w:w="0" w:type="dxa"/>
              <w:right w:w="30" w:type="dxa"/>
            </w:tcMar>
            <w:vAlign w:val="bottom"/>
          </w:tcPr>
          <w:p w14:paraId="0327B967" w14:textId="77777777" w:rsidR="00DC6668" w:rsidRDefault="00000000">
            <w:pPr>
              <w:jc w:val="center"/>
              <w:rPr>
                <w:sz w:val="14"/>
                <w:szCs w:val="14"/>
              </w:rPr>
            </w:pPr>
            <w:r>
              <w:rPr>
                <w:sz w:val="14"/>
                <w:szCs w:val="14"/>
              </w:rPr>
              <w:t>-188.69</w:t>
            </w:r>
            <w:r>
              <w:rPr>
                <w:sz w:val="14"/>
                <w:szCs w:val="14"/>
              </w:rPr>
              <w:br/>
              <w:t>(-193.12 to -184.54)</w:t>
            </w:r>
          </w:p>
        </w:tc>
        <w:tc>
          <w:tcPr>
            <w:tcW w:w="1081" w:type="dxa"/>
            <w:tcMar>
              <w:top w:w="0" w:type="dxa"/>
              <w:left w:w="30" w:type="dxa"/>
              <w:bottom w:w="0" w:type="dxa"/>
              <w:right w:w="30" w:type="dxa"/>
            </w:tcMar>
            <w:vAlign w:val="bottom"/>
          </w:tcPr>
          <w:p w14:paraId="26005BF1" w14:textId="77777777" w:rsidR="00DC6668" w:rsidRDefault="00000000">
            <w:pPr>
              <w:jc w:val="center"/>
              <w:rPr>
                <w:sz w:val="14"/>
                <w:szCs w:val="14"/>
              </w:rPr>
            </w:pPr>
            <w:r>
              <w:rPr>
                <w:sz w:val="14"/>
                <w:szCs w:val="14"/>
              </w:rPr>
              <w:t>-184.51 (±9.497)</w:t>
            </w:r>
          </w:p>
        </w:tc>
        <w:tc>
          <w:tcPr>
            <w:tcW w:w="1169" w:type="dxa"/>
            <w:tcBorders>
              <w:left w:val="single" w:sz="4" w:space="0" w:color="000000"/>
            </w:tcBorders>
            <w:vAlign w:val="bottom"/>
          </w:tcPr>
          <w:p w14:paraId="76D3F6E1" w14:textId="77777777" w:rsidR="00DC6668" w:rsidRDefault="00000000">
            <w:pPr>
              <w:jc w:val="center"/>
              <w:rPr>
                <w:sz w:val="14"/>
                <w:szCs w:val="14"/>
              </w:rPr>
            </w:pPr>
            <w:r>
              <w:rPr>
                <w:sz w:val="14"/>
                <w:szCs w:val="14"/>
              </w:rPr>
              <w:t>-10.12</w:t>
            </w:r>
            <w:r>
              <w:rPr>
                <w:sz w:val="14"/>
                <w:szCs w:val="14"/>
              </w:rPr>
              <w:br/>
              <w:t>(-10.18 to -10.06)</w:t>
            </w:r>
          </w:p>
        </w:tc>
        <w:tc>
          <w:tcPr>
            <w:tcW w:w="811" w:type="dxa"/>
            <w:tcBorders>
              <w:right w:val="single" w:sz="4" w:space="0" w:color="000000"/>
            </w:tcBorders>
            <w:vAlign w:val="bottom"/>
          </w:tcPr>
          <w:p w14:paraId="3CB30DC6" w14:textId="77777777" w:rsidR="00DC6668" w:rsidRDefault="00000000">
            <w:pPr>
              <w:jc w:val="center"/>
              <w:rPr>
                <w:sz w:val="14"/>
                <w:szCs w:val="14"/>
              </w:rPr>
            </w:pPr>
            <w:r>
              <w:rPr>
                <w:sz w:val="14"/>
                <w:szCs w:val="14"/>
              </w:rPr>
              <w:t>-9.8</w:t>
            </w:r>
            <w:r>
              <w:rPr>
                <w:sz w:val="14"/>
                <w:szCs w:val="14"/>
              </w:rPr>
              <w:br/>
              <w:t>(±0.087)</w:t>
            </w:r>
          </w:p>
        </w:tc>
        <w:tc>
          <w:tcPr>
            <w:tcW w:w="1170" w:type="dxa"/>
            <w:tcBorders>
              <w:left w:val="single" w:sz="4" w:space="0" w:color="000000"/>
            </w:tcBorders>
            <w:vAlign w:val="bottom"/>
          </w:tcPr>
          <w:p w14:paraId="3C243E78" w14:textId="77777777" w:rsidR="00DC6668" w:rsidRDefault="00000000">
            <w:pPr>
              <w:jc w:val="center"/>
              <w:rPr>
                <w:sz w:val="14"/>
                <w:szCs w:val="14"/>
              </w:rPr>
            </w:pPr>
            <w:r>
              <w:rPr>
                <w:sz w:val="14"/>
                <w:szCs w:val="14"/>
              </w:rPr>
              <w:t>54.12</w:t>
            </w:r>
            <w:r>
              <w:rPr>
                <w:sz w:val="14"/>
                <w:szCs w:val="14"/>
              </w:rPr>
              <w:br/>
              <w:t>(53.87 to 54.38)</w:t>
            </w:r>
          </w:p>
        </w:tc>
        <w:tc>
          <w:tcPr>
            <w:tcW w:w="899" w:type="dxa"/>
            <w:tcBorders>
              <w:right w:val="single" w:sz="4" w:space="0" w:color="000000"/>
            </w:tcBorders>
            <w:vAlign w:val="bottom"/>
          </w:tcPr>
          <w:p w14:paraId="557D5DC1" w14:textId="77777777" w:rsidR="00DC6668" w:rsidRDefault="00000000">
            <w:pPr>
              <w:jc w:val="center"/>
              <w:rPr>
                <w:sz w:val="14"/>
                <w:szCs w:val="14"/>
              </w:rPr>
            </w:pPr>
            <w:r>
              <w:rPr>
                <w:sz w:val="14"/>
                <w:szCs w:val="14"/>
              </w:rPr>
              <w:t>52.9</w:t>
            </w:r>
          </w:p>
        </w:tc>
        <w:tc>
          <w:tcPr>
            <w:tcW w:w="811" w:type="dxa"/>
            <w:tcMar>
              <w:top w:w="0" w:type="dxa"/>
              <w:left w:w="30" w:type="dxa"/>
              <w:bottom w:w="0" w:type="dxa"/>
              <w:right w:w="30" w:type="dxa"/>
            </w:tcMar>
            <w:vAlign w:val="bottom"/>
          </w:tcPr>
          <w:p w14:paraId="45829EFD" w14:textId="77777777" w:rsidR="00DC6668" w:rsidRDefault="00000000">
            <w:pPr>
              <w:jc w:val="center"/>
              <w:rPr>
                <w:sz w:val="14"/>
                <w:szCs w:val="14"/>
              </w:rPr>
            </w:pPr>
            <w:r>
              <w:rPr>
                <w:sz w:val="14"/>
                <w:szCs w:val="14"/>
              </w:rPr>
              <w:t>2.4</w:t>
            </w:r>
          </w:p>
        </w:tc>
        <w:tc>
          <w:tcPr>
            <w:tcW w:w="809" w:type="dxa"/>
            <w:tcMar>
              <w:top w:w="0" w:type="dxa"/>
              <w:left w:w="30" w:type="dxa"/>
              <w:bottom w:w="0" w:type="dxa"/>
              <w:right w:w="30" w:type="dxa"/>
            </w:tcMar>
            <w:vAlign w:val="bottom"/>
          </w:tcPr>
          <w:p w14:paraId="3F1A1CA3" w14:textId="77777777" w:rsidR="00DC6668" w:rsidRDefault="00000000">
            <w:pPr>
              <w:jc w:val="center"/>
              <w:rPr>
                <w:sz w:val="14"/>
                <w:szCs w:val="14"/>
              </w:rPr>
            </w:pPr>
            <w:r>
              <w:rPr>
                <w:sz w:val="14"/>
                <w:szCs w:val="14"/>
              </w:rPr>
              <w:t>2.2</w:t>
            </w:r>
          </w:p>
        </w:tc>
        <w:tc>
          <w:tcPr>
            <w:tcW w:w="812" w:type="dxa"/>
            <w:tcMar>
              <w:top w:w="0" w:type="dxa"/>
              <w:left w:w="30" w:type="dxa"/>
              <w:bottom w:w="0" w:type="dxa"/>
              <w:right w:w="30" w:type="dxa"/>
            </w:tcMar>
            <w:vAlign w:val="bottom"/>
          </w:tcPr>
          <w:p w14:paraId="67C9730D" w14:textId="77777777" w:rsidR="00DC6668" w:rsidRDefault="00000000">
            <w:pPr>
              <w:jc w:val="center"/>
              <w:rPr>
                <w:sz w:val="14"/>
                <w:szCs w:val="14"/>
              </w:rPr>
            </w:pPr>
            <w:r>
              <w:rPr>
                <w:sz w:val="14"/>
                <w:szCs w:val="14"/>
              </w:rPr>
              <w:t>3.2</w:t>
            </w:r>
          </w:p>
        </w:tc>
        <w:tc>
          <w:tcPr>
            <w:tcW w:w="707" w:type="dxa"/>
            <w:tcMar>
              <w:top w:w="0" w:type="dxa"/>
              <w:left w:w="30" w:type="dxa"/>
              <w:bottom w:w="0" w:type="dxa"/>
              <w:right w:w="30" w:type="dxa"/>
            </w:tcMar>
            <w:vAlign w:val="bottom"/>
          </w:tcPr>
          <w:p w14:paraId="364FB1C2" w14:textId="77777777" w:rsidR="00DC6668" w:rsidRDefault="00000000">
            <w:pPr>
              <w:jc w:val="center"/>
              <w:rPr>
                <w:sz w:val="14"/>
                <w:szCs w:val="14"/>
              </w:rPr>
            </w:pPr>
            <w:r>
              <w:rPr>
                <w:sz w:val="14"/>
                <w:szCs w:val="14"/>
              </w:rPr>
              <w:t>2.3</w:t>
            </w:r>
          </w:p>
        </w:tc>
      </w:tr>
      <w:tr w:rsidR="00DC6668" w14:paraId="09D2EA65" w14:textId="77777777">
        <w:trPr>
          <w:trHeight w:val="256"/>
        </w:trPr>
        <w:tc>
          <w:tcPr>
            <w:tcW w:w="1618" w:type="dxa"/>
            <w:tcMar>
              <w:top w:w="0" w:type="dxa"/>
              <w:left w:w="30" w:type="dxa"/>
              <w:bottom w:w="0" w:type="dxa"/>
              <w:right w:w="30" w:type="dxa"/>
            </w:tcMar>
            <w:vAlign w:val="bottom"/>
          </w:tcPr>
          <w:p w14:paraId="3B896AE0" w14:textId="77777777" w:rsidR="00DC6668" w:rsidRDefault="00000000">
            <w:pPr>
              <w:jc w:val="center"/>
              <w:rPr>
                <w:sz w:val="14"/>
                <w:szCs w:val="14"/>
              </w:rPr>
            </w:pPr>
            <w:r>
              <w:rPr>
                <w:sz w:val="14"/>
                <w:szCs w:val="14"/>
              </w:rPr>
              <w:t>5’-GAUAUAUC-3’</w:t>
            </w:r>
            <w:r>
              <w:rPr>
                <w:b/>
                <w:bCs/>
                <w:sz w:val="14"/>
                <w:szCs w:val="14"/>
                <w:vertAlign w:val="superscript"/>
              </w:rPr>
              <w:t>a</w:t>
            </w:r>
            <w:r>
              <w:rPr>
                <w:sz w:val="14"/>
                <w:szCs w:val="14"/>
              </w:rPr>
              <w:br/>
              <w:t>3’-CUAUAUAG-5’</w:t>
            </w:r>
          </w:p>
        </w:tc>
        <w:tc>
          <w:tcPr>
            <w:tcW w:w="1351" w:type="dxa"/>
            <w:tcBorders>
              <w:left w:val="single" w:sz="4" w:space="0" w:color="000000"/>
            </w:tcBorders>
            <w:vAlign w:val="bottom"/>
          </w:tcPr>
          <w:p w14:paraId="21D5DF21" w14:textId="77777777" w:rsidR="00DC6668" w:rsidRDefault="00000000">
            <w:pPr>
              <w:jc w:val="center"/>
              <w:rPr>
                <w:sz w:val="14"/>
                <w:szCs w:val="14"/>
              </w:rPr>
            </w:pPr>
            <w:r>
              <w:rPr>
                <w:sz w:val="14"/>
                <w:szCs w:val="14"/>
              </w:rPr>
              <w:t>-153.72</w:t>
            </w:r>
            <w:r>
              <w:rPr>
                <w:sz w:val="14"/>
                <w:szCs w:val="14"/>
              </w:rPr>
              <w:br/>
              <w:t>(-56.46 to -54.89)</w:t>
            </w:r>
          </w:p>
        </w:tc>
        <w:tc>
          <w:tcPr>
            <w:tcW w:w="901" w:type="dxa"/>
            <w:tcBorders>
              <w:right w:val="single" w:sz="4" w:space="0" w:color="000000"/>
            </w:tcBorders>
            <w:vAlign w:val="bottom"/>
          </w:tcPr>
          <w:p w14:paraId="24DDC0F8" w14:textId="77777777" w:rsidR="00DC6668" w:rsidRDefault="00000000">
            <w:pPr>
              <w:jc w:val="center"/>
              <w:rPr>
                <w:sz w:val="14"/>
                <w:szCs w:val="14"/>
              </w:rPr>
            </w:pPr>
            <w:r>
              <w:rPr>
                <w:sz w:val="14"/>
                <w:szCs w:val="14"/>
              </w:rPr>
              <w:t>-55.6</w:t>
            </w:r>
            <w:r>
              <w:rPr>
                <w:sz w:val="14"/>
                <w:szCs w:val="14"/>
              </w:rPr>
              <w:br/>
              <w:t>(±1.3)</w:t>
            </w:r>
          </w:p>
        </w:tc>
        <w:tc>
          <w:tcPr>
            <w:tcW w:w="1439" w:type="dxa"/>
            <w:tcMar>
              <w:top w:w="0" w:type="dxa"/>
              <w:left w:w="30" w:type="dxa"/>
              <w:bottom w:w="0" w:type="dxa"/>
              <w:right w:w="30" w:type="dxa"/>
            </w:tcMar>
            <w:vAlign w:val="bottom"/>
          </w:tcPr>
          <w:p w14:paraId="6A40A49C" w14:textId="77777777" w:rsidR="00DC6668" w:rsidRDefault="00000000">
            <w:pPr>
              <w:jc w:val="center"/>
              <w:rPr>
                <w:sz w:val="14"/>
                <w:szCs w:val="14"/>
              </w:rPr>
            </w:pPr>
            <w:r>
              <w:rPr>
                <w:sz w:val="14"/>
                <w:szCs w:val="14"/>
              </w:rPr>
              <w:t>-153.72</w:t>
            </w:r>
            <w:r>
              <w:rPr>
                <w:sz w:val="14"/>
                <w:szCs w:val="14"/>
              </w:rPr>
              <w:br/>
              <w:t>(-156.09 to -151.27)</w:t>
            </w:r>
          </w:p>
        </w:tc>
        <w:tc>
          <w:tcPr>
            <w:tcW w:w="1081" w:type="dxa"/>
            <w:tcMar>
              <w:top w:w="0" w:type="dxa"/>
              <w:left w:w="30" w:type="dxa"/>
              <w:bottom w:w="0" w:type="dxa"/>
              <w:right w:w="30" w:type="dxa"/>
            </w:tcMar>
            <w:vAlign w:val="bottom"/>
          </w:tcPr>
          <w:p w14:paraId="4CF7EF8E" w14:textId="77777777" w:rsidR="00DC6668" w:rsidRDefault="00000000">
            <w:pPr>
              <w:jc w:val="center"/>
              <w:rPr>
                <w:sz w:val="14"/>
                <w:szCs w:val="14"/>
              </w:rPr>
            </w:pPr>
            <w:r>
              <w:rPr>
                <w:sz w:val="14"/>
                <w:szCs w:val="14"/>
              </w:rPr>
              <w:t>-153.9</w:t>
            </w:r>
            <w:r>
              <w:rPr>
                <w:sz w:val="14"/>
                <w:szCs w:val="14"/>
              </w:rPr>
              <w:br/>
              <w:t>(±4.3)</w:t>
            </w:r>
          </w:p>
        </w:tc>
        <w:tc>
          <w:tcPr>
            <w:tcW w:w="1169" w:type="dxa"/>
            <w:tcBorders>
              <w:left w:val="single" w:sz="4" w:space="0" w:color="000000"/>
            </w:tcBorders>
            <w:vAlign w:val="bottom"/>
          </w:tcPr>
          <w:p w14:paraId="5EADF03A" w14:textId="77777777" w:rsidR="00DC6668" w:rsidRDefault="00000000">
            <w:pPr>
              <w:jc w:val="center"/>
              <w:rPr>
                <w:sz w:val="14"/>
                <w:szCs w:val="14"/>
              </w:rPr>
            </w:pPr>
            <w:r>
              <w:rPr>
                <w:sz w:val="14"/>
                <w:szCs w:val="14"/>
              </w:rPr>
              <w:t>-8.01</w:t>
            </w:r>
            <w:r>
              <w:rPr>
                <w:sz w:val="14"/>
                <w:szCs w:val="14"/>
              </w:rPr>
              <w:br/>
              <w:t>(-8.05 to -7.98)</w:t>
            </w:r>
          </w:p>
        </w:tc>
        <w:tc>
          <w:tcPr>
            <w:tcW w:w="811" w:type="dxa"/>
            <w:tcBorders>
              <w:right w:val="single" w:sz="4" w:space="0" w:color="000000"/>
            </w:tcBorders>
            <w:vAlign w:val="bottom"/>
          </w:tcPr>
          <w:p w14:paraId="51E5D283" w14:textId="77777777" w:rsidR="00DC6668" w:rsidRDefault="00000000">
            <w:pPr>
              <w:jc w:val="center"/>
              <w:rPr>
                <w:sz w:val="14"/>
                <w:szCs w:val="14"/>
              </w:rPr>
            </w:pPr>
            <w:r>
              <w:rPr>
                <w:sz w:val="14"/>
                <w:szCs w:val="14"/>
              </w:rPr>
              <w:t>-7.85</w:t>
            </w:r>
            <w:r>
              <w:rPr>
                <w:sz w:val="14"/>
                <w:szCs w:val="14"/>
              </w:rPr>
              <w:br/>
              <w:t>(±0.17)</w:t>
            </w:r>
          </w:p>
        </w:tc>
        <w:tc>
          <w:tcPr>
            <w:tcW w:w="1170" w:type="dxa"/>
            <w:tcBorders>
              <w:left w:val="single" w:sz="4" w:space="0" w:color="000000"/>
            </w:tcBorders>
            <w:vAlign w:val="bottom"/>
          </w:tcPr>
          <w:p w14:paraId="78C9C593" w14:textId="77777777" w:rsidR="00DC6668" w:rsidRDefault="00000000">
            <w:pPr>
              <w:jc w:val="center"/>
              <w:rPr>
                <w:sz w:val="14"/>
                <w:szCs w:val="14"/>
              </w:rPr>
            </w:pPr>
            <w:r>
              <w:rPr>
                <w:sz w:val="14"/>
                <w:szCs w:val="14"/>
              </w:rPr>
              <w:t>50.57</w:t>
            </w:r>
            <w:r>
              <w:rPr>
                <w:sz w:val="14"/>
                <w:szCs w:val="14"/>
              </w:rPr>
              <w:br/>
              <w:t>(50.46 to 50.66)</w:t>
            </w:r>
          </w:p>
        </w:tc>
        <w:tc>
          <w:tcPr>
            <w:tcW w:w="899" w:type="dxa"/>
            <w:tcBorders>
              <w:right w:val="single" w:sz="4" w:space="0" w:color="000000"/>
            </w:tcBorders>
            <w:vAlign w:val="bottom"/>
          </w:tcPr>
          <w:p w14:paraId="6FAD9E5F" w14:textId="77777777" w:rsidR="00DC6668" w:rsidRDefault="00000000">
            <w:pPr>
              <w:jc w:val="center"/>
              <w:rPr>
                <w:sz w:val="14"/>
                <w:szCs w:val="14"/>
              </w:rPr>
            </w:pPr>
            <w:r>
              <w:rPr>
                <w:sz w:val="14"/>
                <w:szCs w:val="14"/>
              </w:rPr>
              <w:t>49.6</w:t>
            </w:r>
          </w:p>
        </w:tc>
        <w:tc>
          <w:tcPr>
            <w:tcW w:w="811" w:type="dxa"/>
            <w:tcMar>
              <w:top w:w="0" w:type="dxa"/>
              <w:left w:w="30" w:type="dxa"/>
              <w:bottom w:w="0" w:type="dxa"/>
              <w:right w:w="30" w:type="dxa"/>
            </w:tcMar>
            <w:vAlign w:val="bottom"/>
          </w:tcPr>
          <w:p w14:paraId="72A19A05" w14:textId="77777777" w:rsidR="00DC6668" w:rsidRDefault="00000000">
            <w:pPr>
              <w:jc w:val="center"/>
              <w:rPr>
                <w:sz w:val="14"/>
                <w:szCs w:val="14"/>
              </w:rPr>
            </w:pPr>
            <w:r>
              <w:rPr>
                <w:sz w:val="14"/>
                <w:szCs w:val="14"/>
              </w:rPr>
              <w:t>0.2</w:t>
            </w:r>
          </w:p>
        </w:tc>
        <w:tc>
          <w:tcPr>
            <w:tcW w:w="809" w:type="dxa"/>
            <w:tcMar>
              <w:top w:w="0" w:type="dxa"/>
              <w:left w:w="30" w:type="dxa"/>
              <w:bottom w:w="0" w:type="dxa"/>
              <w:right w:w="30" w:type="dxa"/>
            </w:tcMar>
            <w:vAlign w:val="bottom"/>
          </w:tcPr>
          <w:p w14:paraId="3C9EA73B" w14:textId="77777777" w:rsidR="00DC6668" w:rsidRDefault="00000000">
            <w:pPr>
              <w:jc w:val="center"/>
              <w:rPr>
                <w:sz w:val="14"/>
                <w:szCs w:val="14"/>
              </w:rPr>
            </w:pPr>
            <w:r>
              <w:rPr>
                <w:sz w:val="14"/>
                <w:szCs w:val="14"/>
              </w:rPr>
              <w:t>0.1</w:t>
            </w:r>
          </w:p>
        </w:tc>
        <w:tc>
          <w:tcPr>
            <w:tcW w:w="812" w:type="dxa"/>
            <w:tcMar>
              <w:top w:w="0" w:type="dxa"/>
              <w:left w:w="30" w:type="dxa"/>
              <w:bottom w:w="0" w:type="dxa"/>
              <w:right w:w="30" w:type="dxa"/>
            </w:tcMar>
            <w:vAlign w:val="bottom"/>
          </w:tcPr>
          <w:p w14:paraId="2D824E30" w14:textId="77777777" w:rsidR="00DC6668" w:rsidRDefault="00000000">
            <w:pPr>
              <w:jc w:val="center"/>
              <w:rPr>
                <w:sz w:val="14"/>
                <w:szCs w:val="14"/>
              </w:rPr>
            </w:pPr>
            <w:r>
              <w:rPr>
                <w:sz w:val="14"/>
                <w:szCs w:val="14"/>
              </w:rPr>
              <w:t>2.0</w:t>
            </w:r>
          </w:p>
        </w:tc>
        <w:tc>
          <w:tcPr>
            <w:tcW w:w="707" w:type="dxa"/>
            <w:tcMar>
              <w:top w:w="0" w:type="dxa"/>
              <w:left w:w="30" w:type="dxa"/>
              <w:bottom w:w="0" w:type="dxa"/>
              <w:right w:w="30" w:type="dxa"/>
            </w:tcMar>
            <w:vAlign w:val="bottom"/>
          </w:tcPr>
          <w:p w14:paraId="7AFE5369" w14:textId="77777777" w:rsidR="00DC6668" w:rsidRDefault="00000000">
            <w:pPr>
              <w:jc w:val="center"/>
              <w:rPr>
                <w:sz w:val="14"/>
                <w:szCs w:val="14"/>
              </w:rPr>
            </w:pPr>
            <w:r>
              <w:rPr>
                <w:sz w:val="14"/>
                <w:szCs w:val="14"/>
              </w:rPr>
              <w:t>1.9</w:t>
            </w:r>
          </w:p>
        </w:tc>
      </w:tr>
      <w:tr w:rsidR="00DC6668" w14:paraId="1305DEDE" w14:textId="77777777">
        <w:trPr>
          <w:trHeight w:val="256"/>
        </w:trPr>
        <w:tc>
          <w:tcPr>
            <w:tcW w:w="1618" w:type="dxa"/>
            <w:tcMar>
              <w:top w:w="0" w:type="dxa"/>
              <w:left w:w="30" w:type="dxa"/>
              <w:bottom w:w="0" w:type="dxa"/>
              <w:right w:w="30" w:type="dxa"/>
            </w:tcMar>
            <w:vAlign w:val="bottom"/>
          </w:tcPr>
          <w:p w14:paraId="7B76D2EB" w14:textId="77777777" w:rsidR="00DC6668" w:rsidRDefault="00000000">
            <w:pPr>
              <w:jc w:val="center"/>
              <w:rPr>
                <w:sz w:val="14"/>
                <w:szCs w:val="14"/>
              </w:rPr>
            </w:pPr>
            <w:r>
              <w:rPr>
                <w:sz w:val="14"/>
                <w:szCs w:val="14"/>
              </w:rPr>
              <w:t>5’-GCAAUUGC-3’</w:t>
            </w:r>
            <w:r>
              <w:rPr>
                <w:sz w:val="14"/>
                <w:szCs w:val="14"/>
                <w:vertAlign w:val="superscript"/>
              </w:rPr>
              <w:t>a</w:t>
            </w:r>
            <w:r>
              <w:rPr>
                <w:sz w:val="14"/>
                <w:szCs w:val="14"/>
              </w:rPr>
              <w:br/>
              <w:t>3’-CGUUAACG-5’</w:t>
            </w:r>
          </w:p>
        </w:tc>
        <w:tc>
          <w:tcPr>
            <w:tcW w:w="1351" w:type="dxa"/>
            <w:tcBorders>
              <w:left w:val="single" w:sz="4" w:space="0" w:color="000000"/>
            </w:tcBorders>
            <w:vAlign w:val="bottom"/>
          </w:tcPr>
          <w:p w14:paraId="18868459" w14:textId="77777777" w:rsidR="00DC6668" w:rsidRDefault="00000000">
            <w:pPr>
              <w:jc w:val="center"/>
              <w:rPr>
                <w:sz w:val="14"/>
                <w:szCs w:val="14"/>
              </w:rPr>
            </w:pPr>
            <w:r>
              <w:rPr>
                <w:sz w:val="14"/>
                <w:szCs w:val="14"/>
              </w:rPr>
              <w:t>-142.99</w:t>
            </w:r>
            <w:r>
              <w:rPr>
                <w:sz w:val="14"/>
                <w:szCs w:val="14"/>
              </w:rPr>
              <w:br/>
              <w:t>(-53.13 to -50.18)</w:t>
            </w:r>
          </w:p>
        </w:tc>
        <w:tc>
          <w:tcPr>
            <w:tcW w:w="901" w:type="dxa"/>
            <w:tcBorders>
              <w:right w:val="single" w:sz="4" w:space="0" w:color="000000"/>
            </w:tcBorders>
            <w:vAlign w:val="bottom"/>
          </w:tcPr>
          <w:p w14:paraId="7B901149" w14:textId="77777777" w:rsidR="00DC6668" w:rsidRDefault="00000000">
            <w:pPr>
              <w:jc w:val="center"/>
              <w:rPr>
                <w:sz w:val="14"/>
                <w:szCs w:val="14"/>
              </w:rPr>
            </w:pPr>
            <w:r>
              <w:rPr>
                <w:sz w:val="14"/>
                <w:szCs w:val="14"/>
              </w:rPr>
              <w:t>-51.06</w:t>
            </w:r>
            <w:r>
              <w:rPr>
                <w:sz w:val="14"/>
                <w:szCs w:val="14"/>
              </w:rPr>
              <w:br/>
              <w:t>(±3.567)</w:t>
            </w:r>
          </w:p>
        </w:tc>
        <w:tc>
          <w:tcPr>
            <w:tcW w:w="1439" w:type="dxa"/>
            <w:tcMar>
              <w:top w:w="0" w:type="dxa"/>
              <w:left w:w="30" w:type="dxa"/>
              <w:bottom w:w="0" w:type="dxa"/>
              <w:right w:w="30" w:type="dxa"/>
            </w:tcMar>
            <w:vAlign w:val="bottom"/>
          </w:tcPr>
          <w:p w14:paraId="60F41E3F" w14:textId="77777777" w:rsidR="00DC6668" w:rsidRDefault="00000000">
            <w:pPr>
              <w:jc w:val="center"/>
              <w:rPr>
                <w:sz w:val="14"/>
                <w:szCs w:val="14"/>
              </w:rPr>
            </w:pPr>
            <w:r>
              <w:rPr>
                <w:sz w:val="14"/>
                <w:szCs w:val="14"/>
              </w:rPr>
              <w:t>-142.99</w:t>
            </w:r>
            <w:r>
              <w:rPr>
                <w:sz w:val="14"/>
                <w:szCs w:val="14"/>
              </w:rPr>
              <w:br/>
              <w:t>(-147.72 to -138.15)</w:t>
            </w:r>
          </w:p>
        </w:tc>
        <w:tc>
          <w:tcPr>
            <w:tcW w:w="1081" w:type="dxa"/>
            <w:tcMar>
              <w:top w:w="0" w:type="dxa"/>
              <w:left w:w="30" w:type="dxa"/>
              <w:bottom w:w="0" w:type="dxa"/>
              <w:right w:w="30" w:type="dxa"/>
            </w:tcMar>
            <w:vAlign w:val="bottom"/>
          </w:tcPr>
          <w:p w14:paraId="10393320" w14:textId="77777777" w:rsidR="00DC6668" w:rsidRDefault="00000000">
            <w:pPr>
              <w:jc w:val="center"/>
              <w:rPr>
                <w:sz w:val="14"/>
                <w:szCs w:val="14"/>
              </w:rPr>
            </w:pPr>
            <w:r>
              <w:rPr>
                <w:sz w:val="14"/>
                <w:szCs w:val="14"/>
              </w:rPr>
              <w:t>-141.39 (±11.476)</w:t>
            </w:r>
          </w:p>
        </w:tc>
        <w:tc>
          <w:tcPr>
            <w:tcW w:w="1169" w:type="dxa"/>
            <w:tcBorders>
              <w:left w:val="single" w:sz="4" w:space="0" w:color="000000"/>
            </w:tcBorders>
            <w:vAlign w:val="bottom"/>
          </w:tcPr>
          <w:p w14:paraId="7D6B1D1A" w14:textId="77777777" w:rsidR="00DC6668" w:rsidRDefault="00000000">
            <w:pPr>
              <w:jc w:val="center"/>
              <w:rPr>
                <w:sz w:val="14"/>
                <w:szCs w:val="14"/>
              </w:rPr>
            </w:pPr>
            <w:r>
              <w:rPr>
                <w:sz w:val="14"/>
                <w:szCs w:val="14"/>
              </w:rPr>
              <w:t>-7.34</w:t>
            </w:r>
            <w:r>
              <w:rPr>
                <w:sz w:val="14"/>
                <w:szCs w:val="14"/>
              </w:rPr>
              <w:br/>
              <w:t>(-7.39 to -7.27)</w:t>
            </w:r>
          </w:p>
        </w:tc>
        <w:tc>
          <w:tcPr>
            <w:tcW w:w="811" w:type="dxa"/>
            <w:tcBorders>
              <w:right w:val="single" w:sz="4" w:space="0" w:color="000000"/>
            </w:tcBorders>
            <w:vAlign w:val="bottom"/>
          </w:tcPr>
          <w:p w14:paraId="11485D6B" w14:textId="77777777" w:rsidR="00DC6668" w:rsidRDefault="00000000">
            <w:pPr>
              <w:jc w:val="center"/>
              <w:rPr>
                <w:sz w:val="14"/>
                <w:szCs w:val="14"/>
              </w:rPr>
            </w:pPr>
            <w:r>
              <w:rPr>
                <w:sz w:val="14"/>
                <w:szCs w:val="14"/>
              </w:rPr>
              <w:t>-7.21</w:t>
            </w:r>
            <w:r>
              <w:rPr>
                <w:sz w:val="14"/>
                <w:szCs w:val="14"/>
              </w:rPr>
              <w:br/>
              <w:t>(±0.087)</w:t>
            </w:r>
          </w:p>
        </w:tc>
        <w:tc>
          <w:tcPr>
            <w:tcW w:w="1170" w:type="dxa"/>
            <w:tcBorders>
              <w:left w:val="single" w:sz="4" w:space="0" w:color="000000"/>
            </w:tcBorders>
            <w:vAlign w:val="bottom"/>
          </w:tcPr>
          <w:p w14:paraId="203485CC" w14:textId="77777777" w:rsidR="00DC6668" w:rsidRDefault="00000000">
            <w:pPr>
              <w:jc w:val="center"/>
              <w:rPr>
                <w:sz w:val="14"/>
                <w:szCs w:val="14"/>
              </w:rPr>
            </w:pPr>
            <w:r>
              <w:rPr>
                <w:sz w:val="14"/>
                <w:szCs w:val="14"/>
              </w:rPr>
              <w:t>41.92</w:t>
            </w:r>
            <w:r>
              <w:rPr>
                <w:sz w:val="14"/>
                <w:szCs w:val="14"/>
              </w:rPr>
              <w:br/>
              <w:t>(41.43 to 42.35)</w:t>
            </w:r>
          </w:p>
        </w:tc>
        <w:tc>
          <w:tcPr>
            <w:tcW w:w="899" w:type="dxa"/>
            <w:tcBorders>
              <w:right w:val="single" w:sz="4" w:space="0" w:color="000000"/>
            </w:tcBorders>
            <w:vAlign w:val="bottom"/>
          </w:tcPr>
          <w:p w14:paraId="19FDB83B" w14:textId="77777777" w:rsidR="00DC6668" w:rsidRDefault="00000000">
            <w:pPr>
              <w:jc w:val="center"/>
              <w:rPr>
                <w:sz w:val="14"/>
                <w:szCs w:val="14"/>
              </w:rPr>
            </w:pPr>
            <w:r>
              <w:rPr>
                <w:sz w:val="14"/>
                <w:szCs w:val="14"/>
              </w:rPr>
              <w:t>41.2</w:t>
            </w:r>
          </w:p>
        </w:tc>
        <w:tc>
          <w:tcPr>
            <w:tcW w:w="811" w:type="dxa"/>
            <w:tcMar>
              <w:top w:w="0" w:type="dxa"/>
              <w:left w:w="30" w:type="dxa"/>
              <w:bottom w:w="0" w:type="dxa"/>
              <w:right w:w="30" w:type="dxa"/>
            </w:tcMar>
            <w:vAlign w:val="bottom"/>
          </w:tcPr>
          <w:p w14:paraId="35917019" w14:textId="77777777" w:rsidR="00DC6668" w:rsidRDefault="00000000">
            <w:pPr>
              <w:jc w:val="center"/>
              <w:rPr>
                <w:sz w:val="14"/>
                <w:szCs w:val="14"/>
              </w:rPr>
            </w:pPr>
            <w:r>
              <w:rPr>
                <w:sz w:val="14"/>
                <w:szCs w:val="14"/>
              </w:rPr>
              <w:t>1.2</w:t>
            </w:r>
          </w:p>
        </w:tc>
        <w:tc>
          <w:tcPr>
            <w:tcW w:w="809" w:type="dxa"/>
            <w:tcMar>
              <w:top w:w="0" w:type="dxa"/>
              <w:left w:w="30" w:type="dxa"/>
              <w:bottom w:w="0" w:type="dxa"/>
              <w:right w:w="30" w:type="dxa"/>
            </w:tcMar>
            <w:vAlign w:val="bottom"/>
          </w:tcPr>
          <w:p w14:paraId="27863F8F" w14:textId="77777777" w:rsidR="00DC6668" w:rsidRDefault="00000000">
            <w:pPr>
              <w:jc w:val="center"/>
              <w:rPr>
                <w:sz w:val="14"/>
                <w:szCs w:val="14"/>
              </w:rPr>
            </w:pPr>
            <w:r>
              <w:rPr>
                <w:sz w:val="14"/>
                <w:szCs w:val="14"/>
              </w:rPr>
              <w:t>1.1</w:t>
            </w:r>
          </w:p>
        </w:tc>
        <w:tc>
          <w:tcPr>
            <w:tcW w:w="812" w:type="dxa"/>
            <w:tcMar>
              <w:top w:w="0" w:type="dxa"/>
              <w:left w:w="30" w:type="dxa"/>
              <w:bottom w:w="0" w:type="dxa"/>
              <w:right w:w="30" w:type="dxa"/>
            </w:tcMar>
            <w:vAlign w:val="bottom"/>
          </w:tcPr>
          <w:p w14:paraId="64410792" w14:textId="77777777" w:rsidR="00DC6668" w:rsidRDefault="00000000">
            <w:pPr>
              <w:jc w:val="center"/>
              <w:rPr>
                <w:sz w:val="14"/>
                <w:szCs w:val="14"/>
              </w:rPr>
            </w:pPr>
            <w:r>
              <w:rPr>
                <w:sz w:val="14"/>
                <w:szCs w:val="14"/>
              </w:rPr>
              <w:t>1.8</w:t>
            </w:r>
          </w:p>
        </w:tc>
        <w:tc>
          <w:tcPr>
            <w:tcW w:w="707" w:type="dxa"/>
            <w:tcMar>
              <w:top w:w="0" w:type="dxa"/>
              <w:left w:w="30" w:type="dxa"/>
              <w:bottom w:w="0" w:type="dxa"/>
              <w:right w:w="30" w:type="dxa"/>
            </w:tcMar>
            <w:vAlign w:val="bottom"/>
          </w:tcPr>
          <w:p w14:paraId="2DCC55D7" w14:textId="77777777" w:rsidR="00DC6668" w:rsidRDefault="00000000">
            <w:pPr>
              <w:jc w:val="center"/>
              <w:rPr>
                <w:sz w:val="14"/>
                <w:szCs w:val="14"/>
              </w:rPr>
            </w:pPr>
            <w:r>
              <w:rPr>
                <w:sz w:val="14"/>
                <w:szCs w:val="14"/>
              </w:rPr>
              <w:t>1.7</w:t>
            </w:r>
          </w:p>
        </w:tc>
      </w:tr>
      <w:tr w:rsidR="00DC6668" w14:paraId="044E15A9" w14:textId="77777777">
        <w:trPr>
          <w:trHeight w:val="256"/>
        </w:trPr>
        <w:tc>
          <w:tcPr>
            <w:tcW w:w="1618" w:type="dxa"/>
            <w:tcMar>
              <w:top w:w="0" w:type="dxa"/>
              <w:left w:w="30" w:type="dxa"/>
              <w:bottom w:w="0" w:type="dxa"/>
              <w:right w:w="30" w:type="dxa"/>
            </w:tcMar>
            <w:vAlign w:val="bottom"/>
          </w:tcPr>
          <w:p w14:paraId="6343A23E" w14:textId="77777777" w:rsidR="00DC6668" w:rsidRDefault="00000000">
            <w:pPr>
              <w:jc w:val="center"/>
              <w:rPr>
                <w:sz w:val="14"/>
                <w:szCs w:val="14"/>
              </w:rPr>
            </w:pPr>
            <w:r>
              <w:rPr>
                <w:sz w:val="14"/>
                <w:szCs w:val="14"/>
              </w:rPr>
              <w:t>5’-CGAAAGGU-3’</w:t>
            </w:r>
            <w:r>
              <w:rPr>
                <w:sz w:val="14"/>
                <w:szCs w:val="14"/>
                <w:vertAlign w:val="superscript"/>
              </w:rPr>
              <w:t>b</w:t>
            </w:r>
            <w:r>
              <w:rPr>
                <w:sz w:val="14"/>
                <w:szCs w:val="14"/>
              </w:rPr>
              <w:br/>
              <w:t>3’-GCUUUCCA-5’</w:t>
            </w:r>
          </w:p>
        </w:tc>
        <w:tc>
          <w:tcPr>
            <w:tcW w:w="1351" w:type="dxa"/>
            <w:tcBorders>
              <w:left w:val="single" w:sz="4" w:space="0" w:color="000000"/>
            </w:tcBorders>
            <w:vAlign w:val="bottom"/>
          </w:tcPr>
          <w:p w14:paraId="34B41C2F" w14:textId="77777777" w:rsidR="00DC6668" w:rsidRDefault="00000000">
            <w:pPr>
              <w:jc w:val="center"/>
              <w:rPr>
                <w:sz w:val="14"/>
                <w:szCs w:val="14"/>
              </w:rPr>
            </w:pPr>
            <w:r>
              <w:rPr>
                <w:sz w:val="14"/>
                <w:szCs w:val="14"/>
              </w:rPr>
              <w:t>-176.35</w:t>
            </w:r>
            <w:r>
              <w:rPr>
                <w:sz w:val="14"/>
                <w:szCs w:val="14"/>
              </w:rPr>
              <w:br/>
              <w:t>(-65.15 to -63.2)</w:t>
            </w:r>
          </w:p>
        </w:tc>
        <w:tc>
          <w:tcPr>
            <w:tcW w:w="901" w:type="dxa"/>
            <w:tcBorders>
              <w:right w:val="single" w:sz="4" w:space="0" w:color="000000"/>
            </w:tcBorders>
            <w:vAlign w:val="bottom"/>
          </w:tcPr>
          <w:p w14:paraId="7CAA13FB" w14:textId="77777777" w:rsidR="00DC6668" w:rsidRDefault="00000000">
            <w:pPr>
              <w:jc w:val="center"/>
              <w:rPr>
                <w:sz w:val="14"/>
                <w:szCs w:val="14"/>
              </w:rPr>
            </w:pPr>
            <w:r>
              <w:rPr>
                <w:sz w:val="14"/>
                <w:szCs w:val="14"/>
              </w:rPr>
              <w:t>-63.32</w:t>
            </w:r>
            <w:r>
              <w:rPr>
                <w:sz w:val="14"/>
                <w:szCs w:val="14"/>
              </w:rPr>
              <w:br/>
              <w:t>(±1.928)</w:t>
            </w:r>
          </w:p>
        </w:tc>
        <w:tc>
          <w:tcPr>
            <w:tcW w:w="1439" w:type="dxa"/>
            <w:tcMar>
              <w:top w:w="0" w:type="dxa"/>
              <w:left w:w="30" w:type="dxa"/>
              <w:bottom w:w="0" w:type="dxa"/>
              <w:right w:w="30" w:type="dxa"/>
            </w:tcMar>
            <w:vAlign w:val="bottom"/>
          </w:tcPr>
          <w:p w14:paraId="23CD8D61" w14:textId="77777777" w:rsidR="00DC6668" w:rsidRDefault="00000000">
            <w:pPr>
              <w:jc w:val="center"/>
              <w:rPr>
                <w:sz w:val="14"/>
                <w:szCs w:val="14"/>
              </w:rPr>
            </w:pPr>
            <w:r>
              <w:rPr>
                <w:sz w:val="14"/>
                <w:szCs w:val="14"/>
              </w:rPr>
              <w:t>-176.35</w:t>
            </w:r>
            <w:r>
              <w:rPr>
                <w:sz w:val="14"/>
                <w:szCs w:val="14"/>
              </w:rPr>
              <w:br/>
              <w:t>(-179.73 to -173.53)</w:t>
            </w:r>
          </w:p>
        </w:tc>
        <w:tc>
          <w:tcPr>
            <w:tcW w:w="1081" w:type="dxa"/>
            <w:tcMar>
              <w:top w:w="0" w:type="dxa"/>
              <w:left w:w="30" w:type="dxa"/>
              <w:bottom w:w="0" w:type="dxa"/>
              <w:right w:w="30" w:type="dxa"/>
            </w:tcMar>
            <w:vAlign w:val="bottom"/>
          </w:tcPr>
          <w:p w14:paraId="1FB58C32" w14:textId="77777777" w:rsidR="00DC6668" w:rsidRDefault="00000000">
            <w:pPr>
              <w:jc w:val="center"/>
              <w:rPr>
                <w:sz w:val="14"/>
                <w:szCs w:val="14"/>
              </w:rPr>
            </w:pPr>
            <w:r>
              <w:rPr>
                <w:sz w:val="14"/>
                <w:szCs w:val="14"/>
              </w:rPr>
              <w:t>-174.65</w:t>
            </w:r>
            <w:r>
              <w:rPr>
                <w:sz w:val="14"/>
                <w:szCs w:val="14"/>
              </w:rPr>
              <w:br/>
              <w:t xml:space="preserve"> (±6.191)</w:t>
            </w:r>
          </w:p>
        </w:tc>
        <w:tc>
          <w:tcPr>
            <w:tcW w:w="1169" w:type="dxa"/>
            <w:tcBorders>
              <w:left w:val="single" w:sz="4" w:space="0" w:color="000000"/>
            </w:tcBorders>
            <w:vAlign w:val="bottom"/>
          </w:tcPr>
          <w:p w14:paraId="12D0185C" w14:textId="77777777" w:rsidR="00DC6668" w:rsidRDefault="00000000">
            <w:pPr>
              <w:jc w:val="center"/>
              <w:rPr>
                <w:sz w:val="14"/>
                <w:szCs w:val="14"/>
              </w:rPr>
            </w:pPr>
            <w:r>
              <w:rPr>
                <w:sz w:val="14"/>
                <w:szCs w:val="14"/>
              </w:rPr>
              <w:t>-9.4</w:t>
            </w:r>
            <w:r>
              <w:rPr>
                <w:sz w:val="14"/>
                <w:szCs w:val="14"/>
              </w:rPr>
              <w:br/>
              <w:t>(-9.42 to -9.38)</w:t>
            </w:r>
          </w:p>
        </w:tc>
        <w:tc>
          <w:tcPr>
            <w:tcW w:w="811" w:type="dxa"/>
            <w:tcBorders>
              <w:right w:val="single" w:sz="4" w:space="0" w:color="000000"/>
            </w:tcBorders>
            <w:vAlign w:val="bottom"/>
          </w:tcPr>
          <w:p w14:paraId="54432BC1" w14:textId="77777777" w:rsidR="00DC6668" w:rsidRDefault="00000000">
            <w:pPr>
              <w:jc w:val="center"/>
              <w:rPr>
                <w:sz w:val="14"/>
                <w:szCs w:val="14"/>
              </w:rPr>
            </w:pPr>
            <w:r>
              <w:rPr>
                <w:sz w:val="14"/>
                <w:szCs w:val="14"/>
              </w:rPr>
              <w:t xml:space="preserve">-9.15 </w:t>
            </w:r>
            <w:r>
              <w:rPr>
                <w:sz w:val="14"/>
                <w:szCs w:val="14"/>
              </w:rPr>
              <w:br/>
              <w:t>(±0.03)</w:t>
            </w:r>
          </w:p>
        </w:tc>
        <w:tc>
          <w:tcPr>
            <w:tcW w:w="1170" w:type="dxa"/>
            <w:tcBorders>
              <w:left w:val="single" w:sz="4" w:space="0" w:color="000000"/>
            </w:tcBorders>
            <w:vAlign w:val="bottom"/>
          </w:tcPr>
          <w:p w14:paraId="2FF27D01" w14:textId="77777777" w:rsidR="00DC6668" w:rsidRDefault="00000000">
            <w:pPr>
              <w:jc w:val="center"/>
              <w:rPr>
                <w:sz w:val="14"/>
                <w:szCs w:val="14"/>
              </w:rPr>
            </w:pPr>
            <w:r>
              <w:rPr>
                <w:sz w:val="14"/>
                <w:szCs w:val="14"/>
              </w:rPr>
              <w:t xml:space="preserve">51.52 </w:t>
            </w:r>
            <w:r>
              <w:rPr>
                <w:sz w:val="14"/>
                <w:szCs w:val="14"/>
              </w:rPr>
              <w:br/>
              <w:t>(51.37 to 51.68)</w:t>
            </w:r>
          </w:p>
        </w:tc>
        <w:tc>
          <w:tcPr>
            <w:tcW w:w="899" w:type="dxa"/>
            <w:tcBorders>
              <w:right w:val="single" w:sz="4" w:space="0" w:color="000000"/>
            </w:tcBorders>
            <w:vAlign w:val="bottom"/>
          </w:tcPr>
          <w:p w14:paraId="04B26CCE" w14:textId="77777777" w:rsidR="00DC6668" w:rsidRDefault="00000000">
            <w:pPr>
              <w:jc w:val="center"/>
              <w:rPr>
                <w:sz w:val="14"/>
                <w:szCs w:val="14"/>
              </w:rPr>
            </w:pPr>
            <w:r>
              <w:rPr>
                <w:sz w:val="14"/>
                <w:szCs w:val="14"/>
              </w:rPr>
              <w:t>50.4</w:t>
            </w:r>
          </w:p>
        </w:tc>
        <w:tc>
          <w:tcPr>
            <w:tcW w:w="811" w:type="dxa"/>
            <w:tcMar>
              <w:top w:w="0" w:type="dxa"/>
              <w:left w:w="30" w:type="dxa"/>
              <w:bottom w:w="0" w:type="dxa"/>
              <w:right w:w="30" w:type="dxa"/>
            </w:tcMar>
            <w:vAlign w:val="bottom"/>
          </w:tcPr>
          <w:p w14:paraId="4C04BB5B" w14:textId="77777777" w:rsidR="00DC6668" w:rsidRDefault="00000000">
            <w:pPr>
              <w:jc w:val="center"/>
              <w:rPr>
                <w:sz w:val="14"/>
                <w:szCs w:val="14"/>
              </w:rPr>
            </w:pPr>
            <w:r>
              <w:rPr>
                <w:sz w:val="14"/>
                <w:szCs w:val="14"/>
              </w:rPr>
              <w:t>1.2</w:t>
            </w:r>
          </w:p>
        </w:tc>
        <w:tc>
          <w:tcPr>
            <w:tcW w:w="809" w:type="dxa"/>
            <w:tcMar>
              <w:top w:w="0" w:type="dxa"/>
              <w:left w:w="30" w:type="dxa"/>
              <w:bottom w:w="0" w:type="dxa"/>
              <w:right w:w="30" w:type="dxa"/>
            </w:tcMar>
            <w:vAlign w:val="bottom"/>
          </w:tcPr>
          <w:p w14:paraId="6C946574" w14:textId="77777777" w:rsidR="00DC6668" w:rsidRDefault="00000000">
            <w:pPr>
              <w:jc w:val="center"/>
              <w:rPr>
                <w:sz w:val="14"/>
                <w:szCs w:val="14"/>
              </w:rPr>
            </w:pPr>
            <w:r>
              <w:rPr>
                <w:sz w:val="14"/>
                <w:szCs w:val="14"/>
              </w:rPr>
              <w:t>1.0</w:t>
            </w:r>
          </w:p>
        </w:tc>
        <w:tc>
          <w:tcPr>
            <w:tcW w:w="812" w:type="dxa"/>
            <w:tcMar>
              <w:top w:w="0" w:type="dxa"/>
              <w:left w:w="30" w:type="dxa"/>
              <w:bottom w:w="0" w:type="dxa"/>
              <w:right w:w="30" w:type="dxa"/>
            </w:tcMar>
            <w:vAlign w:val="bottom"/>
          </w:tcPr>
          <w:p w14:paraId="1404F35A" w14:textId="77777777" w:rsidR="00DC6668" w:rsidRDefault="00000000">
            <w:pPr>
              <w:jc w:val="center"/>
              <w:rPr>
                <w:sz w:val="14"/>
                <w:szCs w:val="14"/>
              </w:rPr>
            </w:pPr>
            <w:r>
              <w:rPr>
                <w:sz w:val="14"/>
                <w:szCs w:val="14"/>
              </w:rPr>
              <w:t>2.7</w:t>
            </w:r>
          </w:p>
        </w:tc>
        <w:tc>
          <w:tcPr>
            <w:tcW w:w="707" w:type="dxa"/>
            <w:tcMar>
              <w:top w:w="0" w:type="dxa"/>
              <w:left w:w="30" w:type="dxa"/>
              <w:bottom w:w="0" w:type="dxa"/>
              <w:right w:w="30" w:type="dxa"/>
            </w:tcMar>
            <w:vAlign w:val="bottom"/>
          </w:tcPr>
          <w:p w14:paraId="1CF87FDD" w14:textId="77777777" w:rsidR="00DC6668" w:rsidRDefault="00000000">
            <w:pPr>
              <w:jc w:val="center"/>
              <w:rPr>
                <w:sz w:val="14"/>
                <w:szCs w:val="14"/>
              </w:rPr>
            </w:pPr>
            <w:r>
              <w:rPr>
                <w:sz w:val="14"/>
                <w:szCs w:val="14"/>
              </w:rPr>
              <w:t>2.2</w:t>
            </w:r>
          </w:p>
        </w:tc>
      </w:tr>
      <w:tr w:rsidR="00DC6668" w14:paraId="7A2F74AD" w14:textId="77777777">
        <w:trPr>
          <w:trHeight w:val="256"/>
        </w:trPr>
        <w:tc>
          <w:tcPr>
            <w:tcW w:w="1618" w:type="dxa"/>
            <w:tcMar>
              <w:top w:w="0" w:type="dxa"/>
              <w:left w:w="30" w:type="dxa"/>
              <w:bottom w:w="0" w:type="dxa"/>
              <w:right w:w="30" w:type="dxa"/>
            </w:tcMar>
            <w:vAlign w:val="bottom"/>
          </w:tcPr>
          <w:p w14:paraId="42A195BD" w14:textId="77777777" w:rsidR="00DC6668" w:rsidRDefault="00000000">
            <w:pPr>
              <w:jc w:val="center"/>
              <w:rPr>
                <w:sz w:val="14"/>
                <w:szCs w:val="14"/>
              </w:rPr>
            </w:pPr>
            <w:r>
              <w:rPr>
                <w:sz w:val="14"/>
                <w:szCs w:val="14"/>
              </w:rPr>
              <w:t>5’-CUGAGUC-3’</w:t>
            </w:r>
            <w:r>
              <w:rPr>
                <w:sz w:val="14"/>
                <w:szCs w:val="14"/>
                <w:vertAlign w:val="superscript"/>
              </w:rPr>
              <w:t>b</w:t>
            </w:r>
            <w:r>
              <w:rPr>
                <w:sz w:val="14"/>
                <w:szCs w:val="14"/>
              </w:rPr>
              <w:br/>
              <w:t>3’-GACUCAG-5’</w:t>
            </w:r>
          </w:p>
        </w:tc>
        <w:tc>
          <w:tcPr>
            <w:tcW w:w="1351" w:type="dxa"/>
            <w:tcBorders>
              <w:left w:val="single" w:sz="4" w:space="0" w:color="000000"/>
            </w:tcBorders>
            <w:vAlign w:val="bottom"/>
          </w:tcPr>
          <w:p w14:paraId="4BFA46FB" w14:textId="77777777" w:rsidR="00DC6668" w:rsidRDefault="00000000">
            <w:pPr>
              <w:jc w:val="center"/>
              <w:rPr>
                <w:sz w:val="14"/>
                <w:szCs w:val="14"/>
              </w:rPr>
            </w:pPr>
            <w:r>
              <w:rPr>
                <w:sz w:val="14"/>
                <w:szCs w:val="14"/>
              </w:rPr>
              <w:t>-223.16</w:t>
            </w:r>
            <w:r>
              <w:rPr>
                <w:sz w:val="14"/>
                <w:szCs w:val="14"/>
              </w:rPr>
              <w:br/>
              <w:t>(-85.73 to -80.95)</w:t>
            </w:r>
          </w:p>
        </w:tc>
        <w:tc>
          <w:tcPr>
            <w:tcW w:w="901" w:type="dxa"/>
            <w:tcBorders>
              <w:right w:val="single" w:sz="4" w:space="0" w:color="000000"/>
            </w:tcBorders>
            <w:vAlign w:val="bottom"/>
          </w:tcPr>
          <w:p w14:paraId="5B81E46C" w14:textId="77777777" w:rsidR="00DC6668" w:rsidRDefault="00000000">
            <w:pPr>
              <w:jc w:val="center"/>
              <w:rPr>
                <w:sz w:val="14"/>
                <w:szCs w:val="14"/>
              </w:rPr>
            </w:pPr>
            <w:r>
              <w:rPr>
                <w:sz w:val="14"/>
                <w:szCs w:val="14"/>
              </w:rPr>
              <w:t>-81.12</w:t>
            </w:r>
            <w:r>
              <w:rPr>
                <w:sz w:val="14"/>
                <w:szCs w:val="14"/>
              </w:rPr>
              <w:br/>
              <w:t>(±1.583)</w:t>
            </w:r>
          </w:p>
        </w:tc>
        <w:tc>
          <w:tcPr>
            <w:tcW w:w="1439" w:type="dxa"/>
            <w:tcMar>
              <w:top w:w="0" w:type="dxa"/>
              <w:left w:w="30" w:type="dxa"/>
              <w:bottom w:w="0" w:type="dxa"/>
              <w:right w:w="30" w:type="dxa"/>
            </w:tcMar>
            <w:vAlign w:val="bottom"/>
          </w:tcPr>
          <w:p w14:paraId="2124E9E3" w14:textId="77777777" w:rsidR="00DC6668" w:rsidRDefault="00000000">
            <w:pPr>
              <w:jc w:val="center"/>
              <w:rPr>
                <w:sz w:val="14"/>
                <w:szCs w:val="14"/>
              </w:rPr>
            </w:pPr>
            <w:r>
              <w:rPr>
                <w:sz w:val="14"/>
                <w:szCs w:val="14"/>
              </w:rPr>
              <w:t>-223.16</w:t>
            </w:r>
            <w:r>
              <w:rPr>
                <w:sz w:val="14"/>
                <w:szCs w:val="14"/>
              </w:rPr>
              <w:br/>
              <w:t>(-230.67 to -216.32)</w:t>
            </w:r>
          </w:p>
        </w:tc>
        <w:tc>
          <w:tcPr>
            <w:tcW w:w="1081" w:type="dxa"/>
            <w:tcMar>
              <w:top w:w="0" w:type="dxa"/>
              <w:left w:w="30" w:type="dxa"/>
              <w:bottom w:w="0" w:type="dxa"/>
              <w:right w:w="30" w:type="dxa"/>
            </w:tcMar>
            <w:vAlign w:val="bottom"/>
          </w:tcPr>
          <w:p w14:paraId="202D7D76" w14:textId="77777777" w:rsidR="00DC6668" w:rsidRDefault="00000000">
            <w:pPr>
              <w:jc w:val="center"/>
              <w:rPr>
                <w:sz w:val="14"/>
                <w:szCs w:val="14"/>
              </w:rPr>
            </w:pPr>
            <w:r>
              <w:rPr>
                <w:sz w:val="14"/>
                <w:szCs w:val="14"/>
              </w:rPr>
              <w:t>-217.61</w:t>
            </w:r>
            <w:r>
              <w:rPr>
                <w:sz w:val="14"/>
                <w:szCs w:val="14"/>
              </w:rPr>
              <w:br/>
              <w:t xml:space="preserve"> (±5.076)</w:t>
            </w:r>
          </w:p>
        </w:tc>
        <w:tc>
          <w:tcPr>
            <w:tcW w:w="1169" w:type="dxa"/>
            <w:tcBorders>
              <w:left w:val="single" w:sz="4" w:space="0" w:color="000000"/>
            </w:tcBorders>
            <w:vAlign w:val="bottom"/>
          </w:tcPr>
          <w:p w14:paraId="0C32E319" w14:textId="77777777" w:rsidR="00DC6668" w:rsidRDefault="00000000">
            <w:pPr>
              <w:jc w:val="center"/>
              <w:rPr>
                <w:sz w:val="14"/>
                <w:szCs w:val="14"/>
              </w:rPr>
            </w:pPr>
            <w:r>
              <w:rPr>
                <w:sz w:val="14"/>
                <w:szCs w:val="14"/>
              </w:rPr>
              <w:t>-14.03</w:t>
            </w:r>
            <w:r>
              <w:rPr>
                <w:sz w:val="14"/>
                <w:szCs w:val="14"/>
              </w:rPr>
              <w:br/>
              <w:t>(-14.22 to -13.86)</w:t>
            </w:r>
          </w:p>
        </w:tc>
        <w:tc>
          <w:tcPr>
            <w:tcW w:w="811" w:type="dxa"/>
            <w:tcBorders>
              <w:right w:val="single" w:sz="4" w:space="0" w:color="000000"/>
            </w:tcBorders>
            <w:vAlign w:val="bottom"/>
          </w:tcPr>
          <w:p w14:paraId="173EF7A6" w14:textId="77777777" w:rsidR="00DC6668" w:rsidRDefault="00000000">
            <w:pPr>
              <w:jc w:val="center"/>
              <w:rPr>
                <w:sz w:val="14"/>
                <w:szCs w:val="14"/>
              </w:rPr>
            </w:pPr>
            <w:r>
              <w:rPr>
                <w:sz w:val="14"/>
                <w:szCs w:val="14"/>
              </w:rPr>
              <w:t xml:space="preserve">-13.63 </w:t>
            </w:r>
            <w:r>
              <w:rPr>
                <w:sz w:val="14"/>
                <w:szCs w:val="14"/>
              </w:rPr>
              <w:br/>
              <w:t>(±0.092)</w:t>
            </w:r>
          </w:p>
        </w:tc>
        <w:tc>
          <w:tcPr>
            <w:tcW w:w="1170" w:type="dxa"/>
            <w:tcBorders>
              <w:left w:val="single" w:sz="4" w:space="0" w:color="000000"/>
            </w:tcBorders>
            <w:vAlign w:val="bottom"/>
          </w:tcPr>
          <w:p w14:paraId="65AF4C4E" w14:textId="77777777" w:rsidR="00DC6668" w:rsidRDefault="00000000">
            <w:pPr>
              <w:jc w:val="center"/>
              <w:rPr>
                <w:sz w:val="14"/>
                <w:szCs w:val="14"/>
              </w:rPr>
            </w:pPr>
            <w:r>
              <w:rPr>
                <w:sz w:val="14"/>
                <w:szCs w:val="14"/>
              </w:rPr>
              <w:t xml:space="preserve">67.73 </w:t>
            </w:r>
            <w:r>
              <w:rPr>
                <w:sz w:val="14"/>
                <w:szCs w:val="14"/>
              </w:rPr>
              <w:br/>
              <w:t>(67.44 to 67.96)</w:t>
            </w:r>
          </w:p>
        </w:tc>
        <w:tc>
          <w:tcPr>
            <w:tcW w:w="899" w:type="dxa"/>
            <w:tcBorders>
              <w:right w:val="single" w:sz="4" w:space="0" w:color="000000"/>
            </w:tcBorders>
            <w:vAlign w:val="bottom"/>
          </w:tcPr>
          <w:p w14:paraId="110F4499" w14:textId="77777777" w:rsidR="00DC6668" w:rsidRDefault="00000000">
            <w:pPr>
              <w:jc w:val="center"/>
              <w:rPr>
                <w:sz w:val="14"/>
                <w:szCs w:val="14"/>
              </w:rPr>
            </w:pPr>
            <w:r>
              <w:rPr>
                <w:sz w:val="14"/>
                <w:szCs w:val="14"/>
              </w:rPr>
              <w:t>66.7</w:t>
            </w:r>
          </w:p>
        </w:tc>
        <w:tc>
          <w:tcPr>
            <w:tcW w:w="811" w:type="dxa"/>
            <w:tcMar>
              <w:top w:w="0" w:type="dxa"/>
              <w:left w:w="30" w:type="dxa"/>
              <w:bottom w:w="0" w:type="dxa"/>
              <w:right w:w="30" w:type="dxa"/>
            </w:tcMar>
            <w:vAlign w:val="bottom"/>
          </w:tcPr>
          <w:p w14:paraId="11C76984" w14:textId="77777777" w:rsidR="00DC6668" w:rsidRDefault="00000000">
            <w:pPr>
              <w:jc w:val="center"/>
              <w:rPr>
                <w:sz w:val="14"/>
                <w:szCs w:val="14"/>
              </w:rPr>
            </w:pPr>
            <w:r>
              <w:rPr>
                <w:sz w:val="14"/>
                <w:szCs w:val="14"/>
              </w:rPr>
              <w:t>2.6</w:t>
            </w:r>
          </w:p>
        </w:tc>
        <w:tc>
          <w:tcPr>
            <w:tcW w:w="809" w:type="dxa"/>
            <w:tcMar>
              <w:top w:w="0" w:type="dxa"/>
              <w:left w:w="30" w:type="dxa"/>
              <w:bottom w:w="0" w:type="dxa"/>
              <w:right w:w="30" w:type="dxa"/>
            </w:tcMar>
            <w:vAlign w:val="bottom"/>
          </w:tcPr>
          <w:p w14:paraId="2A27AED1" w14:textId="77777777" w:rsidR="00DC6668" w:rsidRDefault="00000000">
            <w:pPr>
              <w:jc w:val="center"/>
              <w:rPr>
                <w:sz w:val="14"/>
                <w:szCs w:val="14"/>
              </w:rPr>
            </w:pPr>
            <w:r>
              <w:rPr>
                <w:sz w:val="14"/>
                <w:szCs w:val="14"/>
              </w:rPr>
              <w:t>2.5</w:t>
            </w:r>
          </w:p>
        </w:tc>
        <w:tc>
          <w:tcPr>
            <w:tcW w:w="812" w:type="dxa"/>
            <w:tcMar>
              <w:top w:w="0" w:type="dxa"/>
              <w:left w:w="30" w:type="dxa"/>
              <w:bottom w:w="0" w:type="dxa"/>
              <w:right w:w="30" w:type="dxa"/>
            </w:tcMar>
            <w:vAlign w:val="bottom"/>
          </w:tcPr>
          <w:p w14:paraId="4F6A54CD" w14:textId="77777777" w:rsidR="00DC6668" w:rsidRDefault="00000000">
            <w:pPr>
              <w:jc w:val="center"/>
              <w:rPr>
                <w:sz w:val="14"/>
                <w:szCs w:val="14"/>
              </w:rPr>
            </w:pPr>
            <w:r>
              <w:rPr>
                <w:sz w:val="14"/>
                <w:szCs w:val="14"/>
              </w:rPr>
              <w:t>2.9</w:t>
            </w:r>
          </w:p>
        </w:tc>
        <w:tc>
          <w:tcPr>
            <w:tcW w:w="707" w:type="dxa"/>
            <w:tcMar>
              <w:top w:w="0" w:type="dxa"/>
              <w:left w:w="30" w:type="dxa"/>
              <w:bottom w:w="0" w:type="dxa"/>
              <w:right w:w="30" w:type="dxa"/>
            </w:tcMar>
            <w:vAlign w:val="bottom"/>
          </w:tcPr>
          <w:p w14:paraId="3D442440" w14:textId="77777777" w:rsidR="00DC6668" w:rsidRDefault="00000000">
            <w:pPr>
              <w:jc w:val="center"/>
              <w:rPr>
                <w:sz w:val="14"/>
                <w:szCs w:val="14"/>
              </w:rPr>
            </w:pPr>
            <w:r>
              <w:rPr>
                <w:sz w:val="14"/>
                <w:szCs w:val="14"/>
              </w:rPr>
              <w:t>1.5</w:t>
            </w:r>
          </w:p>
        </w:tc>
      </w:tr>
      <w:tr w:rsidR="00DC6668" w14:paraId="06B5193E" w14:textId="77777777">
        <w:trPr>
          <w:trHeight w:val="256"/>
        </w:trPr>
        <w:tc>
          <w:tcPr>
            <w:tcW w:w="1618" w:type="dxa"/>
            <w:tcMar>
              <w:top w:w="0" w:type="dxa"/>
              <w:left w:w="30" w:type="dxa"/>
              <w:bottom w:w="0" w:type="dxa"/>
              <w:right w:w="30" w:type="dxa"/>
            </w:tcMar>
            <w:vAlign w:val="bottom"/>
          </w:tcPr>
          <w:p w14:paraId="099C115A" w14:textId="77777777" w:rsidR="00DC6668" w:rsidRDefault="00000000">
            <w:pPr>
              <w:jc w:val="center"/>
              <w:rPr>
                <w:sz w:val="14"/>
                <w:szCs w:val="14"/>
              </w:rPr>
            </w:pPr>
            <w:r>
              <w:rPr>
                <w:sz w:val="14"/>
                <w:szCs w:val="14"/>
              </w:rPr>
              <w:t>5’-CGUUGC-3’</w:t>
            </w:r>
            <w:r>
              <w:rPr>
                <w:sz w:val="14"/>
                <w:szCs w:val="14"/>
                <w:vertAlign w:val="superscript"/>
              </w:rPr>
              <w:t>b</w:t>
            </w:r>
            <w:r>
              <w:rPr>
                <w:sz w:val="14"/>
                <w:szCs w:val="14"/>
              </w:rPr>
              <w:br/>
              <w:t>3’-GCAACG-5’</w:t>
            </w:r>
          </w:p>
        </w:tc>
        <w:tc>
          <w:tcPr>
            <w:tcW w:w="1351" w:type="dxa"/>
            <w:tcBorders>
              <w:left w:val="single" w:sz="4" w:space="0" w:color="000000"/>
            </w:tcBorders>
            <w:vAlign w:val="bottom"/>
          </w:tcPr>
          <w:p w14:paraId="435270F4" w14:textId="77777777" w:rsidR="00DC6668" w:rsidRDefault="00000000">
            <w:pPr>
              <w:jc w:val="center"/>
              <w:rPr>
                <w:sz w:val="14"/>
                <w:szCs w:val="14"/>
              </w:rPr>
            </w:pPr>
            <w:r>
              <w:rPr>
                <w:sz w:val="14"/>
                <w:szCs w:val="14"/>
              </w:rPr>
              <w:t>-155.58</w:t>
            </w:r>
            <w:r>
              <w:rPr>
                <w:sz w:val="14"/>
                <w:szCs w:val="14"/>
              </w:rPr>
              <w:br/>
              <w:t>(-61.37 to -56.25)</w:t>
            </w:r>
          </w:p>
        </w:tc>
        <w:tc>
          <w:tcPr>
            <w:tcW w:w="901" w:type="dxa"/>
            <w:tcBorders>
              <w:right w:val="single" w:sz="4" w:space="0" w:color="000000"/>
            </w:tcBorders>
            <w:vAlign w:val="bottom"/>
          </w:tcPr>
          <w:p w14:paraId="4CC41084" w14:textId="77777777" w:rsidR="00DC6668" w:rsidRDefault="00000000">
            <w:pPr>
              <w:jc w:val="center"/>
              <w:rPr>
                <w:sz w:val="14"/>
                <w:szCs w:val="14"/>
              </w:rPr>
            </w:pPr>
            <w:r>
              <w:rPr>
                <w:sz w:val="14"/>
                <w:szCs w:val="14"/>
              </w:rPr>
              <w:t>-61.47</w:t>
            </w:r>
            <w:r>
              <w:rPr>
                <w:sz w:val="14"/>
                <w:szCs w:val="14"/>
              </w:rPr>
              <w:br/>
              <w:t>(±3.4)</w:t>
            </w:r>
          </w:p>
        </w:tc>
        <w:tc>
          <w:tcPr>
            <w:tcW w:w="1439" w:type="dxa"/>
            <w:tcMar>
              <w:top w:w="0" w:type="dxa"/>
              <w:left w:w="30" w:type="dxa"/>
              <w:bottom w:w="0" w:type="dxa"/>
              <w:right w:w="30" w:type="dxa"/>
            </w:tcMar>
            <w:vAlign w:val="bottom"/>
          </w:tcPr>
          <w:p w14:paraId="18BA638F" w14:textId="77777777" w:rsidR="00DC6668" w:rsidRDefault="00000000">
            <w:pPr>
              <w:jc w:val="center"/>
              <w:rPr>
                <w:sz w:val="14"/>
                <w:szCs w:val="14"/>
              </w:rPr>
            </w:pPr>
            <w:r>
              <w:rPr>
                <w:sz w:val="14"/>
                <w:szCs w:val="14"/>
              </w:rPr>
              <w:t>-155.58</w:t>
            </w:r>
            <w:r>
              <w:rPr>
                <w:sz w:val="14"/>
                <w:szCs w:val="14"/>
              </w:rPr>
              <w:br/>
              <w:t>(-163.9 to -148.39)</w:t>
            </w:r>
          </w:p>
        </w:tc>
        <w:tc>
          <w:tcPr>
            <w:tcW w:w="1081" w:type="dxa"/>
            <w:tcMar>
              <w:top w:w="0" w:type="dxa"/>
              <w:left w:w="30" w:type="dxa"/>
              <w:bottom w:w="0" w:type="dxa"/>
              <w:right w:w="30" w:type="dxa"/>
            </w:tcMar>
            <w:vAlign w:val="bottom"/>
          </w:tcPr>
          <w:p w14:paraId="418A22FD" w14:textId="77777777" w:rsidR="00DC6668" w:rsidRDefault="00000000">
            <w:pPr>
              <w:jc w:val="center"/>
              <w:rPr>
                <w:sz w:val="14"/>
                <w:szCs w:val="14"/>
              </w:rPr>
            </w:pPr>
            <w:r>
              <w:rPr>
                <w:sz w:val="14"/>
                <w:szCs w:val="14"/>
              </w:rPr>
              <w:t>-164.74</w:t>
            </w:r>
            <w:r>
              <w:rPr>
                <w:sz w:val="14"/>
                <w:szCs w:val="14"/>
              </w:rPr>
              <w:br/>
              <w:t xml:space="preserve"> (±10.499)</w:t>
            </w:r>
          </w:p>
        </w:tc>
        <w:tc>
          <w:tcPr>
            <w:tcW w:w="1169" w:type="dxa"/>
            <w:tcBorders>
              <w:left w:val="single" w:sz="4" w:space="0" w:color="000000"/>
            </w:tcBorders>
            <w:vAlign w:val="bottom"/>
          </w:tcPr>
          <w:p w14:paraId="6B6D2D08" w14:textId="77777777" w:rsidR="00DC6668" w:rsidRDefault="00000000">
            <w:pPr>
              <w:jc w:val="center"/>
              <w:rPr>
                <w:sz w:val="14"/>
                <w:szCs w:val="14"/>
              </w:rPr>
            </w:pPr>
            <w:r>
              <w:rPr>
                <w:sz w:val="14"/>
                <w:szCs w:val="14"/>
              </w:rPr>
              <w:t>-10.39</w:t>
            </w:r>
            <w:r>
              <w:rPr>
                <w:sz w:val="14"/>
                <w:szCs w:val="14"/>
              </w:rPr>
              <w:br/>
              <w:t>(-10.55 to -10.23)</w:t>
            </w:r>
          </w:p>
        </w:tc>
        <w:tc>
          <w:tcPr>
            <w:tcW w:w="811" w:type="dxa"/>
            <w:tcBorders>
              <w:right w:val="single" w:sz="4" w:space="0" w:color="000000"/>
            </w:tcBorders>
            <w:vAlign w:val="bottom"/>
          </w:tcPr>
          <w:p w14:paraId="5665860A" w14:textId="77777777" w:rsidR="00DC6668" w:rsidRDefault="00000000">
            <w:pPr>
              <w:jc w:val="center"/>
              <w:rPr>
                <w:sz w:val="14"/>
                <w:szCs w:val="14"/>
              </w:rPr>
            </w:pPr>
            <w:r>
              <w:rPr>
                <w:sz w:val="14"/>
                <w:szCs w:val="14"/>
              </w:rPr>
              <w:t xml:space="preserve">-10.38 </w:t>
            </w:r>
            <w:r>
              <w:rPr>
                <w:sz w:val="14"/>
                <w:szCs w:val="14"/>
              </w:rPr>
              <w:br/>
              <w:t>(±0.163)</w:t>
            </w:r>
          </w:p>
        </w:tc>
        <w:tc>
          <w:tcPr>
            <w:tcW w:w="1170" w:type="dxa"/>
            <w:tcBorders>
              <w:left w:val="single" w:sz="4" w:space="0" w:color="000000"/>
            </w:tcBorders>
            <w:vAlign w:val="bottom"/>
          </w:tcPr>
          <w:p w14:paraId="0FD40A79" w14:textId="77777777" w:rsidR="00DC6668" w:rsidRDefault="00000000">
            <w:pPr>
              <w:jc w:val="center"/>
              <w:rPr>
                <w:sz w:val="14"/>
                <w:szCs w:val="14"/>
              </w:rPr>
            </w:pPr>
            <w:r>
              <w:rPr>
                <w:sz w:val="14"/>
                <w:szCs w:val="14"/>
              </w:rPr>
              <w:t xml:space="preserve">58.83 </w:t>
            </w:r>
            <w:r>
              <w:rPr>
                <w:sz w:val="14"/>
                <w:szCs w:val="14"/>
              </w:rPr>
              <w:br/>
              <w:t>(58.56 to 59.39)</w:t>
            </w:r>
          </w:p>
        </w:tc>
        <w:tc>
          <w:tcPr>
            <w:tcW w:w="899" w:type="dxa"/>
            <w:tcBorders>
              <w:right w:val="single" w:sz="4" w:space="0" w:color="000000"/>
            </w:tcBorders>
            <w:vAlign w:val="bottom"/>
          </w:tcPr>
          <w:p w14:paraId="54A27974" w14:textId="77777777" w:rsidR="00DC6668" w:rsidRDefault="00000000">
            <w:pPr>
              <w:jc w:val="center"/>
              <w:rPr>
                <w:sz w:val="14"/>
                <w:szCs w:val="14"/>
              </w:rPr>
            </w:pPr>
            <w:r>
              <w:rPr>
                <w:sz w:val="14"/>
                <w:szCs w:val="14"/>
              </w:rPr>
              <w:t>57.7</w:t>
            </w:r>
          </w:p>
        </w:tc>
        <w:tc>
          <w:tcPr>
            <w:tcW w:w="811" w:type="dxa"/>
            <w:tcMar>
              <w:top w:w="0" w:type="dxa"/>
              <w:left w:w="30" w:type="dxa"/>
              <w:bottom w:w="0" w:type="dxa"/>
              <w:right w:w="30" w:type="dxa"/>
            </w:tcMar>
            <w:vAlign w:val="bottom"/>
          </w:tcPr>
          <w:p w14:paraId="781A4B80" w14:textId="77777777" w:rsidR="00DC6668" w:rsidRDefault="00000000">
            <w:pPr>
              <w:jc w:val="center"/>
              <w:rPr>
                <w:sz w:val="14"/>
                <w:szCs w:val="14"/>
              </w:rPr>
            </w:pPr>
            <w:r>
              <w:rPr>
                <w:sz w:val="14"/>
                <w:szCs w:val="14"/>
              </w:rPr>
              <w:t>4.7</w:t>
            </w:r>
          </w:p>
        </w:tc>
        <w:tc>
          <w:tcPr>
            <w:tcW w:w="809" w:type="dxa"/>
            <w:tcMar>
              <w:top w:w="0" w:type="dxa"/>
              <w:left w:w="30" w:type="dxa"/>
              <w:bottom w:w="0" w:type="dxa"/>
              <w:right w:w="30" w:type="dxa"/>
            </w:tcMar>
            <w:vAlign w:val="bottom"/>
          </w:tcPr>
          <w:p w14:paraId="23CF7113" w14:textId="77777777" w:rsidR="00DC6668" w:rsidRDefault="00000000">
            <w:pPr>
              <w:jc w:val="center"/>
              <w:rPr>
                <w:sz w:val="14"/>
                <w:szCs w:val="14"/>
              </w:rPr>
            </w:pPr>
            <w:r>
              <w:rPr>
                <w:sz w:val="14"/>
                <w:szCs w:val="14"/>
              </w:rPr>
              <w:t>5.7</w:t>
            </w:r>
          </w:p>
        </w:tc>
        <w:tc>
          <w:tcPr>
            <w:tcW w:w="812" w:type="dxa"/>
            <w:tcMar>
              <w:top w:w="0" w:type="dxa"/>
              <w:left w:w="30" w:type="dxa"/>
              <w:bottom w:w="0" w:type="dxa"/>
              <w:right w:w="30" w:type="dxa"/>
            </w:tcMar>
            <w:vAlign w:val="bottom"/>
          </w:tcPr>
          <w:p w14:paraId="6831BE3E" w14:textId="77777777" w:rsidR="00DC6668" w:rsidRDefault="00000000">
            <w:pPr>
              <w:jc w:val="center"/>
              <w:rPr>
                <w:sz w:val="14"/>
                <w:szCs w:val="14"/>
              </w:rPr>
            </w:pPr>
            <w:r>
              <w:rPr>
                <w:sz w:val="14"/>
                <w:szCs w:val="14"/>
              </w:rPr>
              <w:t>0.1</w:t>
            </w:r>
          </w:p>
        </w:tc>
        <w:tc>
          <w:tcPr>
            <w:tcW w:w="707" w:type="dxa"/>
            <w:tcMar>
              <w:top w:w="0" w:type="dxa"/>
              <w:left w:w="30" w:type="dxa"/>
              <w:bottom w:w="0" w:type="dxa"/>
              <w:right w:w="30" w:type="dxa"/>
            </w:tcMar>
            <w:vAlign w:val="bottom"/>
          </w:tcPr>
          <w:p w14:paraId="575C3048" w14:textId="77777777" w:rsidR="00DC6668" w:rsidRDefault="00000000">
            <w:pPr>
              <w:jc w:val="center"/>
              <w:rPr>
                <w:sz w:val="14"/>
                <w:szCs w:val="14"/>
              </w:rPr>
            </w:pPr>
            <w:r>
              <w:rPr>
                <w:sz w:val="14"/>
                <w:szCs w:val="14"/>
              </w:rPr>
              <w:t>1.9</w:t>
            </w:r>
          </w:p>
        </w:tc>
      </w:tr>
      <w:tr w:rsidR="00DC6668" w14:paraId="59720C9B" w14:textId="77777777">
        <w:trPr>
          <w:trHeight w:val="256"/>
        </w:trPr>
        <w:tc>
          <w:tcPr>
            <w:tcW w:w="1618" w:type="dxa"/>
            <w:tcMar>
              <w:top w:w="0" w:type="dxa"/>
              <w:left w:w="30" w:type="dxa"/>
              <w:bottom w:w="0" w:type="dxa"/>
              <w:right w:w="30" w:type="dxa"/>
            </w:tcMar>
            <w:vAlign w:val="bottom"/>
          </w:tcPr>
          <w:p w14:paraId="6C962641" w14:textId="77777777" w:rsidR="00DC6668" w:rsidRDefault="00000000">
            <w:pPr>
              <w:jc w:val="center"/>
              <w:rPr>
                <w:sz w:val="14"/>
                <w:szCs w:val="14"/>
              </w:rPr>
            </w:pPr>
            <w:r>
              <w:rPr>
                <w:sz w:val="14"/>
                <w:szCs w:val="14"/>
              </w:rPr>
              <w:t xml:space="preserve">  FAM-CGAAAGGU-3’</w:t>
            </w:r>
            <w:r>
              <w:rPr>
                <w:sz w:val="14"/>
                <w:szCs w:val="14"/>
                <w:vertAlign w:val="superscript"/>
              </w:rPr>
              <w:t>b</w:t>
            </w:r>
            <w:r>
              <w:rPr>
                <w:sz w:val="14"/>
                <w:szCs w:val="14"/>
              </w:rPr>
              <w:br/>
              <w:t>BHQ1-GCUUUCCA-5’</w:t>
            </w:r>
          </w:p>
        </w:tc>
        <w:tc>
          <w:tcPr>
            <w:tcW w:w="1351" w:type="dxa"/>
            <w:tcBorders>
              <w:left w:val="single" w:sz="4" w:space="0" w:color="000000"/>
            </w:tcBorders>
            <w:vAlign w:val="bottom"/>
          </w:tcPr>
          <w:p w14:paraId="5746776F" w14:textId="77777777" w:rsidR="00DC6668" w:rsidRDefault="00000000">
            <w:pPr>
              <w:jc w:val="center"/>
              <w:rPr>
                <w:sz w:val="14"/>
                <w:szCs w:val="14"/>
              </w:rPr>
            </w:pPr>
            <w:r>
              <w:rPr>
                <w:sz w:val="14"/>
                <w:szCs w:val="14"/>
              </w:rPr>
              <w:t xml:space="preserve">-197.57 </w:t>
            </w:r>
            <w:r>
              <w:rPr>
                <w:sz w:val="14"/>
                <w:szCs w:val="14"/>
              </w:rPr>
              <w:br/>
              <w:t>(-76 to -73.4)</w:t>
            </w:r>
          </w:p>
        </w:tc>
        <w:tc>
          <w:tcPr>
            <w:tcW w:w="901" w:type="dxa"/>
            <w:tcBorders>
              <w:right w:val="single" w:sz="4" w:space="0" w:color="000000"/>
            </w:tcBorders>
            <w:vAlign w:val="bottom"/>
          </w:tcPr>
          <w:p w14:paraId="4560C5D9" w14:textId="77777777" w:rsidR="00DC6668" w:rsidRDefault="00000000">
            <w:pPr>
              <w:jc w:val="center"/>
              <w:rPr>
                <w:sz w:val="14"/>
                <w:szCs w:val="14"/>
              </w:rPr>
            </w:pPr>
            <w:r>
              <w:rPr>
                <w:sz w:val="14"/>
                <w:szCs w:val="14"/>
              </w:rPr>
              <w:t>-74.43</w:t>
            </w:r>
            <w:r>
              <w:rPr>
                <w:sz w:val="14"/>
                <w:szCs w:val="14"/>
              </w:rPr>
              <w:br/>
              <w:t>(±2.316)</w:t>
            </w:r>
          </w:p>
        </w:tc>
        <w:tc>
          <w:tcPr>
            <w:tcW w:w="1439" w:type="dxa"/>
            <w:tcMar>
              <w:top w:w="0" w:type="dxa"/>
              <w:left w:w="30" w:type="dxa"/>
              <w:bottom w:w="0" w:type="dxa"/>
              <w:right w:w="30" w:type="dxa"/>
            </w:tcMar>
            <w:vAlign w:val="bottom"/>
          </w:tcPr>
          <w:p w14:paraId="2C92FE95" w14:textId="77777777" w:rsidR="00DC6668" w:rsidRDefault="00000000">
            <w:pPr>
              <w:jc w:val="center"/>
              <w:rPr>
                <w:sz w:val="14"/>
                <w:szCs w:val="14"/>
              </w:rPr>
            </w:pPr>
            <w:r>
              <w:rPr>
                <w:sz w:val="14"/>
                <w:szCs w:val="14"/>
              </w:rPr>
              <w:t>-197.57</w:t>
            </w:r>
            <w:r>
              <w:rPr>
                <w:sz w:val="14"/>
                <w:szCs w:val="14"/>
              </w:rPr>
              <w:br/>
              <w:t>(-201.48 to -193.77)</w:t>
            </w:r>
          </w:p>
        </w:tc>
        <w:tc>
          <w:tcPr>
            <w:tcW w:w="1081" w:type="dxa"/>
            <w:tcMar>
              <w:top w:w="0" w:type="dxa"/>
              <w:left w:w="30" w:type="dxa"/>
              <w:bottom w:w="0" w:type="dxa"/>
              <w:right w:w="30" w:type="dxa"/>
            </w:tcMar>
            <w:vAlign w:val="bottom"/>
          </w:tcPr>
          <w:p w14:paraId="1E3D716C" w14:textId="77777777" w:rsidR="00DC6668" w:rsidRDefault="00000000">
            <w:pPr>
              <w:jc w:val="center"/>
              <w:rPr>
                <w:sz w:val="14"/>
                <w:szCs w:val="14"/>
              </w:rPr>
            </w:pPr>
            <w:r>
              <w:rPr>
                <w:sz w:val="14"/>
                <w:szCs w:val="14"/>
              </w:rPr>
              <w:t>-197.46</w:t>
            </w:r>
            <w:r>
              <w:rPr>
                <w:sz w:val="14"/>
                <w:szCs w:val="14"/>
              </w:rPr>
              <w:br/>
              <w:t xml:space="preserve"> (±6.709)</w:t>
            </w:r>
          </w:p>
        </w:tc>
        <w:tc>
          <w:tcPr>
            <w:tcW w:w="1169" w:type="dxa"/>
            <w:tcBorders>
              <w:left w:val="single" w:sz="4" w:space="0" w:color="000000"/>
            </w:tcBorders>
            <w:vAlign w:val="bottom"/>
          </w:tcPr>
          <w:p w14:paraId="3635072A" w14:textId="77777777" w:rsidR="00DC6668" w:rsidRDefault="00000000">
            <w:pPr>
              <w:jc w:val="center"/>
              <w:rPr>
                <w:sz w:val="14"/>
                <w:szCs w:val="14"/>
              </w:rPr>
            </w:pPr>
            <w:r>
              <w:rPr>
                <w:sz w:val="14"/>
                <w:szCs w:val="14"/>
              </w:rPr>
              <w:t>-13.42</w:t>
            </w:r>
            <w:r>
              <w:rPr>
                <w:sz w:val="14"/>
                <w:szCs w:val="14"/>
              </w:rPr>
              <w:br/>
              <w:t>(-13.53 to -13.3)</w:t>
            </w:r>
          </w:p>
        </w:tc>
        <w:tc>
          <w:tcPr>
            <w:tcW w:w="811" w:type="dxa"/>
            <w:tcBorders>
              <w:right w:val="single" w:sz="4" w:space="0" w:color="000000"/>
            </w:tcBorders>
            <w:vAlign w:val="bottom"/>
          </w:tcPr>
          <w:p w14:paraId="2B60A250" w14:textId="77777777" w:rsidR="00DC6668" w:rsidRDefault="00000000">
            <w:pPr>
              <w:jc w:val="center"/>
              <w:rPr>
                <w:sz w:val="14"/>
                <w:szCs w:val="14"/>
              </w:rPr>
            </w:pPr>
            <w:r>
              <w:rPr>
                <w:sz w:val="14"/>
                <w:szCs w:val="14"/>
              </w:rPr>
              <w:t xml:space="preserve">-13.19 </w:t>
            </w:r>
            <w:r>
              <w:rPr>
                <w:sz w:val="14"/>
                <w:szCs w:val="14"/>
              </w:rPr>
              <w:br/>
              <w:t>(±0.275)</w:t>
            </w:r>
          </w:p>
        </w:tc>
        <w:tc>
          <w:tcPr>
            <w:tcW w:w="1170" w:type="dxa"/>
            <w:tcBorders>
              <w:left w:val="single" w:sz="4" w:space="0" w:color="000000"/>
            </w:tcBorders>
            <w:vAlign w:val="bottom"/>
          </w:tcPr>
          <w:p w14:paraId="353F988D" w14:textId="77777777" w:rsidR="00DC6668" w:rsidRDefault="00000000">
            <w:pPr>
              <w:jc w:val="center"/>
              <w:rPr>
                <w:sz w:val="14"/>
                <w:szCs w:val="14"/>
              </w:rPr>
            </w:pPr>
            <w:r>
              <w:rPr>
                <w:sz w:val="14"/>
                <w:szCs w:val="14"/>
              </w:rPr>
              <w:t xml:space="preserve">68.51 </w:t>
            </w:r>
            <w:r>
              <w:rPr>
                <w:sz w:val="14"/>
                <w:szCs w:val="14"/>
              </w:rPr>
              <w:br/>
              <w:t>(68.32 to 68.64)</w:t>
            </w:r>
          </w:p>
        </w:tc>
        <w:tc>
          <w:tcPr>
            <w:tcW w:w="899" w:type="dxa"/>
            <w:tcBorders>
              <w:right w:val="single" w:sz="4" w:space="0" w:color="000000"/>
            </w:tcBorders>
            <w:vAlign w:val="bottom"/>
          </w:tcPr>
          <w:p w14:paraId="63CC299E" w14:textId="77777777" w:rsidR="00DC6668" w:rsidRDefault="00000000">
            <w:pPr>
              <w:jc w:val="center"/>
              <w:rPr>
                <w:sz w:val="14"/>
                <w:szCs w:val="14"/>
              </w:rPr>
            </w:pPr>
            <w:r>
              <w:rPr>
                <w:sz w:val="14"/>
                <w:szCs w:val="14"/>
              </w:rPr>
              <w:t>67.5</w:t>
            </w:r>
          </w:p>
        </w:tc>
        <w:tc>
          <w:tcPr>
            <w:tcW w:w="811" w:type="dxa"/>
            <w:tcMar>
              <w:top w:w="0" w:type="dxa"/>
              <w:left w:w="30" w:type="dxa"/>
              <w:bottom w:w="0" w:type="dxa"/>
              <w:right w:w="30" w:type="dxa"/>
            </w:tcMar>
            <w:vAlign w:val="bottom"/>
          </w:tcPr>
          <w:p w14:paraId="2A658EC8" w14:textId="77777777" w:rsidR="00DC6668" w:rsidRDefault="00000000">
            <w:pPr>
              <w:jc w:val="center"/>
              <w:rPr>
                <w:sz w:val="14"/>
                <w:szCs w:val="14"/>
              </w:rPr>
            </w:pPr>
            <w:r>
              <w:rPr>
                <w:sz w:val="14"/>
                <w:szCs w:val="14"/>
              </w:rPr>
              <w:t>0.3</w:t>
            </w:r>
          </w:p>
        </w:tc>
        <w:tc>
          <w:tcPr>
            <w:tcW w:w="809" w:type="dxa"/>
            <w:tcMar>
              <w:top w:w="0" w:type="dxa"/>
              <w:left w:w="30" w:type="dxa"/>
              <w:bottom w:w="0" w:type="dxa"/>
              <w:right w:w="30" w:type="dxa"/>
            </w:tcMar>
            <w:vAlign w:val="bottom"/>
          </w:tcPr>
          <w:p w14:paraId="15235637" w14:textId="77777777" w:rsidR="00DC6668" w:rsidRDefault="00000000">
            <w:pPr>
              <w:jc w:val="center"/>
              <w:rPr>
                <w:sz w:val="14"/>
                <w:szCs w:val="14"/>
              </w:rPr>
            </w:pPr>
            <w:r>
              <w:rPr>
                <w:sz w:val="14"/>
                <w:szCs w:val="14"/>
              </w:rPr>
              <w:t>0.1</w:t>
            </w:r>
          </w:p>
        </w:tc>
        <w:tc>
          <w:tcPr>
            <w:tcW w:w="812" w:type="dxa"/>
            <w:tcMar>
              <w:top w:w="0" w:type="dxa"/>
              <w:left w:w="30" w:type="dxa"/>
              <w:bottom w:w="0" w:type="dxa"/>
              <w:right w:w="30" w:type="dxa"/>
            </w:tcMar>
            <w:vAlign w:val="bottom"/>
          </w:tcPr>
          <w:p w14:paraId="07AF415E" w14:textId="77777777" w:rsidR="00DC6668" w:rsidRDefault="00000000">
            <w:pPr>
              <w:jc w:val="center"/>
              <w:rPr>
                <w:sz w:val="14"/>
                <w:szCs w:val="14"/>
              </w:rPr>
            </w:pPr>
            <w:r>
              <w:rPr>
                <w:sz w:val="14"/>
                <w:szCs w:val="14"/>
              </w:rPr>
              <w:t>1.7</w:t>
            </w:r>
          </w:p>
        </w:tc>
        <w:tc>
          <w:tcPr>
            <w:tcW w:w="707" w:type="dxa"/>
            <w:tcMar>
              <w:top w:w="0" w:type="dxa"/>
              <w:left w:w="30" w:type="dxa"/>
              <w:bottom w:w="0" w:type="dxa"/>
              <w:right w:w="30" w:type="dxa"/>
            </w:tcMar>
            <w:vAlign w:val="bottom"/>
          </w:tcPr>
          <w:p w14:paraId="696B6E44" w14:textId="77777777" w:rsidR="00DC6668" w:rsidRDefault="00000000">
            <w:pPr>
              <w:jc w:val="center"/>
              <w:rPr>
                <w:sz w:val="14"/>
                <w:szCs w:val="14"/>
              </w:rPr>
            </w:pPr>
            <w:r>
              <w:rPr>
                <w:sz w:val="14"/>
                <w:szCs w:val="14"/>
              </w:rPr>
              <w:t>1.5</w:t>
            </w:r>
          </w:p>
        </w:tc>
      </w:tr>
      <w:tr w:rsidR="00DC6668" w14:paraId="10ED9937" w14:textId="77777777">
        <w:trPr>
          <w:trHeight w:val="256"/>
        </w:trPr>
        <w:tc>
          <w:tcPr>
            <w:tcW w:w="1618" w:type="dxa"/>
            <w:tcMar>
              <w:top w:w="0" w:type="dxa"/>
              <w:left w:w="30" w:type="dxa"/>
              <w:bottom w:w="0" w:type="dxa"/>
              <w:right w:w="30" w:type="dxa"/>
            </w:tcMar>
            <w:vAlign w:val="bottom"/>
          </w:tcPr>
          <w:p w14:paraId="075A715A" w14:textId="77777777" w:rsidR="00DC6668" w:rsidRDefault="00000000">
            <w:pPr>
              <w:jc w:val="center"/>
              <w:rPr>
                <w:sz w:val="14"/>
                <w:szCs w:val="14"/>
              </w:rPr>
            </w:pPr>
            <w:r>
              <w:rPr>
                <w:sz w:val="14"/>
                <w:szCs w:val="14"/>
              </w:rPr>
              <w:t xml:space="preserve">  FAM-CUGAGUC-3’</w:t>
            </w:r>
            <w:r>
              <w:rPr>
                <w:sz w:val="14"/>
                <w:szCs w:val="14"/>
                <w:vertAlign w:val="superscript"/>
              </w:rPr>
              <w:t>b</w:t>
            </w:r>
            <w:r>
              <w:rPr>
                <w:sz w:val="14"/>
                <w:szCs w:val="14"/>
              </w:rPr>
              <w:br/>
              <w:t>BHQ1-GACUCAG-5’</w:t>
            </w:r>
          </w:p>
        </w:tc>
        <w:tc>
          <w:tcPr>
            <w:tcW w:w="1351" w:type="dxa"/>
            <w:tcBorders>
              <w:left w:val="single" w:sz="4" w:space="0" w:color="000000"/>
            </w:tcBorders>
            <w:vAlign w:val="bottom"/>
          </w:tcPr>
          <w:p w14:paraId="33BB3169" w14:textId="77777777" w:rsidR="00DC6668" w:rsidRDefault="00000000">
            <w:pPr>
              <w:jc w:val="center"/>
              <w:rPr>
                <w:sz w:val="14"/>
                <w:szCs w:val="14"/>
              </w:rPr>
            </w:pPr>
            <w:r>
              <w:rPr>
                <w:sz w:val="14"/>
                <w:szCs w:val="14"/>
              </w:rPr>
              <w:t>-220.06</w:t>
            </w:r>
            <w:r>
              <w:rPr>
                <w:sz w:val="14"/>
                <w:szCs w:val="14"/>
              </w:rPr>
              <w:br/>
              <w:t>(-74.25 to -72.58)</w:t>
            </w:r>
          </w:p>
        </w:tc>
        <w:tc>
          <w:tcPr>
            <w:tcW w:w="901" w:type="dxa"/>
            <w:tcBorders>
              <w:right w:val="single" w:sz="4" w:space="0" w:color="000000"/>
            </w:tcBorders>
            <w:vAlign w:val="bottom"/>
          </w:tcPr>
          <w:p w14:paraId="2F6346F6" w14:textId="77777777" w:rsidR="00DC6668" w:rsidRDefault="00000000">
            <w:pPr>
              <w:jc w:val="center"/>
              <w:rPr>
                <w:sz w:val="14"/>
                <w:szCs w:val="14"/>
              </w:rPr>
            </w:pPr>
            <w:r>
              <w:rPr>
                <w:sz w:val="14"/>
                <w:szCs w:val="14"/>
              </w:rPr>
              <w:t>-74.2</w:t>
            </w:r>
            <w:r>
              <w:rPr>
                <w:sz w:val="14"/>
                <w:szCs w:val="14"/>
              </w:rPr>
              <w:br/>
              <w:t>(±4.4)</w:t>
            </w:r>
          </w:p>
        </w:tc>
        <w:tc>
          <w:tcPr>
            <w:tcW w:w="1439" w:type="dxa"/>
            <w:tcMar>
              <w:top w:w="0" w:type="dxa"/>
              <w:left w:w="30" w:type="dxa"/>
              <w:bottom w:w="0" w:type="dxa"/>
              <w:right w:w="30" w:type="dxa"/>
            </w:tcMar>
            <w:vAlign w:val="bottom"/>
          </w:tcPr>
          <w:p w14:paraId="0EA61F97" w14:textId="77777777" w:rsidR="00DC6668" w:rsidRDefault="00000000">
            <w:pPr>
              <w:jc w:val="center"/>
              <w:rPr>
                <w:sz w:val="14"/>
                <w:szCs w:val="14"/>
              </w:rPr>
            </w:pPr>
            <w:r>
              <w:rPr>
                <w:sz w:val="14"/>
                <w:szCs w:val="14"/>
              </w:rPr>
              <w:t>-220.06</w:t>
            </w:r>
            <w:r>
              <w:rPr>
                <w:sz w:val="14"/>
                <w:szCs w:val="14"/>
              </w:rPr>
              <w:br/>
              <w:t>(-222.4 to -217.04)</w:t>
            </w:r>
          </w:p>
        </w:tc>
        <w:tc>
          <w:tcPr>
            <w:tcW w:w="1081" w:type="dxa"/>
            <w:tcMar>
              <w:top w:w="0" w:type="dxa"/>
              <w:left w:w="30" w:type="dxa"/>
              <w:bottom w:w="0" w:type="dxa"/>
              <w:right w:w="30" w:type="dxa"/>
            </w:tcMar>
            <w:vAlign w:val="bottom"/>
          </w:tcPr>
          <w:p w14:paraId="16169DA1" w14:textId="77777777" w:rsidR="00DC6668" w:rsidRDefault="00000000">
            <w:pPr>
              <w:jc w:val="center"/>
              <w:rPr>
                <w:sz w:val="14"/>
                <w:szCs w:val="14"/>
              </w:rPr>
            </w:pPr>
            <w:r>
              <w:rPr>
                <w:sz w:val="14"/>
                <w:szCs w:val="14"/>
              </w:rPr>
              <w:t>-221.7</w:t>
            </w:r>
            <w:r>
              <w:rPr>
                <w:sz w:val="14"/>
                <w:szCs w:val="14"/>
              </w:rPr>
              <w:br/>
              <w:t>(±14.2)</w:t>
            </w:r>
          </w:p>
        </w:tc>
        <w:tc>
          <w:tcPr>
            <w:tcW w:w="1169" w:type="dxa"/>
            <w:tcBorders>
              <w:left w:val="single" w:sz="4" w:space="0" w:color="000000"/>
            </w:tcBorders>
            <w:vAlign w:val="bottom"/>
          </w:tcPr>
          <w:p w14:paraId="7CA9DEAF" w14:textId="77777777" w:rsidR="00DC6668" w:rsidRDefault="00000000">
            <w:pPr>
              <w:jc w:val="center"/>
              <w:rPr>
                <w:sz w:val="14"/>
                <w:szCs w:val="14"/>
              </w:rPr>
            </w:pPr>
            <w:r>
              <w:rPr>
                <w:sz w:val="14"/>
                <w:szCs w:val="14"/>
              </w:rPr>
              <w:t>-5.28</w:t>
            </w:r>
            <w:r>
              <w:rPr>
                <w:sz w:val="14"/>
                <w:szCs w:val="14"/>
              </w:rPr>
              <w:br/>
              <w:t>(-5.3 to -5.24)</w:t>
            </w:r>
          </w:p>
        </w:tc>
        <w:tc>
          <w:tcPr>
            <w:tcW w:w="811" w:type="dxa"/>
            <w:tcBorders>
              <w:right w:val="single" w:sz="4" w:space="0" w:color="000000"/>
            </w:tcBorders>
            <w:vAlign w:val="bottom"/>
          </w:tcPr>
          <w:p w14:paraId="1BD0DE6E" w14:textId="77777777" w:rsidR="00DC6668" w:rsidRDefault="00000000">
            <w:pPr>
              <w:jc w:val="center"/>
              <w:rPr>
                <w:sz w:val="14"/>
                <w:szCs w:val="14"/>
              </w:rPr>
            </w:pPr>
            <w:r>
              <w:rPr>
                <w:sz w:val="14"/>
                <w:szCs w:val="14"/>
              </w:rPr>
              <w:t xml:space="preserve">-5.41 </w:t>
            </w:r>
            <w:r>
              <w:rPr>
                <w:sz w:val="14"/>
                <w:szCs w:val="14"/>
              </w:rPr>
              <w:br/>
              <w:t>(±0.06)</w:t>
            </w:r>
          </w:p>
        </w:tc>
        <w:tc>
          <w:tcPr>
            <w:tcW w:w="1170" w:type="dxa"/>
            <w:tcBorders>
              <w:left w:val="single" w:sz="4" w:space="0" w:color="000000"/>
            </w:tcBorders>
            <w:vAlign w:val="bottom"/>
          </w:tcPr>
          <w:p w14:paraId="36F1E95E" w14:textId="77777777" w:rsidR="00DC6668" w:rsidRDefault="00000000">
            <w:pPr>
              <w:jc w:val="center"/>
              <w:rPr>
                <w:sz w:val="14"/>
                <w:szCs w:val="14"/>
              </w:rPr>
            </w:pPr>
            <w:r>
              <w:rPr>
                <w:sz w:val="14"/>
                <w:szCs w:val="14"/>
              </w:rPr>
              <w:t xml:space="preserve">35.33 </w:t>
            </w:r>
            <w:r>
              <w:rPr>
                <w:sz w:val="14"/>
                <w:szCs w:val="14"/>
              </w:rPr>
              <w:br/>
              <w:t>(35.19 to 35.45)</w:t>
            </w:r>
          </w:p>
        </w:tc>
        <w:tc>
          <w:tcPr>
            <w:tcW w:w="899" w:type="dxa"/>
            <w:tcBorders>
              <w:right w:val="single" w:sz="4" w:space="0" w:color="000000"/>
            </w:tcBorders>
            <w:vAlign w:val="bottom"/>
          </w:tcPr>
          <w:p w14:paraId="799298F5" w14:textId="77777777" w:rsidR="00DC6668" w:rsidRDefault="00000000">
            <w:pPr>
              <w:jc w:val="center"/>
              <w:rPr>
                <w:sz w:val="14"/>
                <w:szCs w:val="14"/>
              </w:rPr>
            </w:pPr>
            <w:r>
              <w:rPr>
                <w:sz w:val="14"/>
                <w:szCs w:val="14"/>
              </w:rPr>
              <w:t>35.9</w:t>
            </w:r>
          </w:p>
        </w:tc>
        <w:tc>
          <w:tcPr>
            <w:tcW w:w="811" w:type="dxa"/>
            <w:tcMar>
              <w:top w:w="0" w:type="dxa"/>
              <w:left w:w="30" w:type="dxa"/>
              <w:bottom w:w="0" w:type="dxa"/>
              <w:right w:w="30" w:type="dxa"/>
            </w:tcMar>
            <w:vAlign w:val="bottom"/>
          </w:tcPr>
          <w:p w14:paraId="0802D8BB" w14:textId="77777777" w:rsidR="00DC6668" w:rsidRDefault="00000000">
            <w:pPr>
              <w:jc w:val="center"/>
              <w:rPr>
                <w:sz w:val="14"/>
                <w:szCs w:val="14"/>
              </w:rPr>
            </w:pPr>
            <w:r>
              <w:rPr>
                <w:sz w:val="14"/>
                <w:szCs w:val="14"/>
              </w:rPr>
              <w:t>0.9</w:t>
            </w:r>
          </w:p>
        </w:tc>
        <w:tc>
          <w:tcPr>
            <w:tcW w:w="809" w:type="dxa"/>
            <w:tcMar>
              <w:top w:w="0" w:type="dxa"/>
              <w:left w:w="30" w:type="dxa"/>
              <w:bottom w:w="0" w:type="dxa"/>
              <w:right w:w="30" w:type="dxa"/>
            </w:tcMar>
            <w:vAlign w:val="bottom"/>
          </w:tcPr>
          <w:p w14:paraId="70413CCC" w14:textId="77777777" w:rsidR="00DC6668" w:rsidRDefault="00000000">
            <w:pPr>
              <w:jc w:val="center"/>
              <w:rPr>
                <w:sz w:val="14"/>
                <w:szCs w:val="14"/>
              </w:rPr>
            </w:pPr>
            <w:r>
              <w:rPr>
                <w:sz w:val="14"/>
                <w:szCs w:val="14"/>
              </w:rPr>
              <w:t>0.7</w:t>
            </w:r>
          </w:p>
        </w:tc>
        <w:tc>
          <w:tcPr>
            <w:tcW w:w="812" w:type="dxa"/>
            <w:tcMar>
              <w:top w:w="0" w:type="dxa"/>
              <w:left w:w="30" w:type="dxa"/>
              <w:bottom w:w="0" w:type="dxa"/>
              <w:right w:w="30" w:type="dxa"/>
            </w:tcMar>
            <w:vAlign w:val="bottom"/>
          </w:tcPr>
          <w:p w14:paraId="11C64729" w14:textId="77777777" w:rsidR="00DC6668" w:rsidRDefault="00000000">
            <w:pPr>
              <w:jc w:val="center"/>
              <w:rPr>
                <w:sz w:val="14"/>
                <w:szCs w:val="14"/>
              </w:rPr>
            </w:pPr>
            <w:r>
              <w:rPr>
                <w:sz w:val="14"/>
                <w:szCs w:val="14"/>
              </w:rPr>
              <w:t>2.4</w:t>
            </w:r>
          </w:p>
        </w:tc>
        <w:tc>
          <w:tcPr>
            <w:tcW w:w="707" w:type="dxa"/>
            <w:tcMar>
              <w:top w:w="0" w:type="dxa"/>
              <w:left w:w="30" w:type="dxa"/>
              <w:bottom w:w="0" w:type="dxa"/>
              <w:right w:w="30" w:type="dxa"/>
            </w:tcMar>
            <w:vAlign w:val="bottom"/>
          </w:tcPr>
          <w:p w14:paraId="7EA4BCD8" w14:textId="77777777" w:rsidR="00DC6668" w:rsidRDefault="00000000">
            <w:pPr>
              <w:jc w:val="center"/>
              <w:rPr>
                <w:sz w:val="14"/>
                <w:szCs w:val="14"/>
              </w:rPr>
            </w:pPr>
            <w:r>
              <w:rPr>
                <w:sz w:val="14"/>
                <w:szCs w:val="14"/>
              </w:rPr>
              <w:t>1.6</w:t>
            </w:r>
          </w:p>
        </w:tc>
      </w:tr>
      <w:tr w:rsidR="00DC6668" w14:paraId="5ACCF3BA" w14:textId="77777777">
        <w:trPr>
          <w:trHeight w:val="256"/>
        </w:trPr>
        <w:tc>
          <w:tcPr>
            <w:tcW w:w="1618" w:type="dxa"/>
            <w:tcMar>
              <w:top w:w="0" w:type="dxa"/>
              <w:left w:w="30" w:type="dxa"/>
              <w:bottom w:w="0" w:type="dxa"/>
              <w:right w:w="30" w:type="dxa"/>
            </w:tcMar>
            <w:vAlign w:val="bottom"/>
          </w:tcPr>
          <w:p w14:paraId="061B9871" w14:textId="77777777" w:rsidR="00DC6668" w:rsidRDefault="00000000">
            <w:pPr>
              <w:jc w:val="center"/>
              <w:rPr>
                <w:sz w:val="14"/>
                <w:szCs w:val="14"/>
              </w:rPr>
            </w:pPr>
            <w:r>
              <w:rPr>
                <w:sz w:val="14"/>
                <w:szCs w:val="14"/>
              </w:rPr>
              <w:t xml:space="preserve">  FAM-CGUUGC-3’</w:t>
            </w:r>
            <w:r>
              <w:rPr>
                <w:sz w:val="14"/>
                <w:szCs w:val="14"/>
                <w:vertAlign w:val="superscript"/>
              </w:rPr>
              <w:t>b</w:t>
            </w:r>
            <w:r>
              <w:rPr>
                <w:sz w:val="14"/>
                <w:szCs w:val="14"/>
              </w:rPr>
              <w:br/>
              <w:t>BHQ1-GCAACG-5’</w:t>
            </w:r>
          </w:p>
        </w:tc>
        <w:tc>
          <w:tcPr>
            <w:tcW w:w="1351" w:type="dxa"/>
            <w:tcBorders>
              <w:left w:val="single" w:sz="4" w:space="0" w:color="000000"/>
            </w:tcBorders>
            <w:vAlign w:val="bottom"/>
          </w:tcPr>
          <w:p w14:paraId="6BB3E923" w14:textId="77777777" w:rsidR="00DC6668" w:rsidRDefault="00000000">
            <w:pPr>
              <w:jc w:val="center"/>
              <w:rPr>
                <w:sz w:val="14"/>
                <w:szCs w:val="14"/>
              </w:rPr>
            </w:pPr>
            <w:r>
              <w:rPr>
                <w:sz w:val="14"/>
                <w:szCs w:val="14"/>
              </w:rPr>
              <w:t>-223.08</w:t>
            </w:r>
            <w:r>
              <w:rPr>
                <w:sz w:val="14"/>
                <w:szCs w:val="14"/>
              </w:rPr>
              <w:br/>
              <w:t>(-79.22 to -76.53)</w:t>
            </w:r>
          </w:p>
        </w:tc>
        <w:tc>
          <w:tcPr>
            <w:tcW w:w="901" w:type="dxa"/>
            <w:tcBorders>
              <w:right w:val="single" w:sz="4" w:space="0" w:color="000000"/>
            </w:tcBorders>
            <w:vAlign w:val="bottom"/>
          </w:tcPr>
          <w:p w14:paraId="7003C57E" w14:textId="77777777" w:rsidR="00DC6668" w:rsidRDefault="00000000">
            <w:pPr>
              <w:jc w:val="center"/>
              <w:rPr>
                <w:sz w:val="14"/>
                <w:szCs w:val="14"/>
              </w:rPr>
            </w:pPr>
            <w:r>
              <w:rPr>
                <w:sz w:val="14"/>
                <w:szCs w:val="14"/>
              </w:rPr>
              <w:t>-79.4</w:t>
            </w:r>
            <w:r>
              <w:rPr>
                <w:sz w:val="14"/>
                <w:szCs w:val="14"/>
              </w:rPr>
              <w:br/>
              <w:t>(±3.8)</w:t>
            </w:r>
          </w:p>
        </w:tc>
        <w:tc>
          <w:tcPr>
            <w:tcW w:w="1439" w:type="dxa"/>
            <w:tcMar>
              <w:top w:w="0" w:type="dxa"/>
              <w:left w:w="30" w:type="dxa"/>
              <w:bottom w:w="0" w:type="dxa"/>
              <w:right w:w="30" w:type="dxa"/>
            </w:tcMar>
            <w:vAlign w:val="bottom"/>
          </w:tcPr>
          <w:p w14:paraId="5BBC749F" w14:textId="77777777" w:rsidR="00DC6668" w:rsidRDefault="00000000">
            <w:pPr>
              <w:jc w:val="center"/>
              <w:rPr>
                <w:sz w:val="14"/>
                <w:szCs w:val="14"/>
              </w:rPr>
            </w:pPr>
            <w:r>
              <w:rPr>
                <w:sz w:val="14"/>
                <w:szCs w:val="14"/>
              </w:rPr>
              <w:t>-223.08 (-227.87 to -219.42)</w:t>
            </w:r>
          </w:p>
        </w:tc>
        <w:tc>
          <w:tcPr>
            <w:tcW w:w="1081" w:type="dxa"/>
            <w:tcMar>
              <w:top w:w="0" w:type="dxa"/>
              <w:left w:w="30" w:type="dxa"/>
              <w:bottom w:w="0" w:type="dxa"/>
              <w:right w:w="30" w:type="dxa"/>
            </w:tcMar>
            <w:vAlign w:val="bottom"/>
          </w:tcPr>
          <w:p w14:paraId="67D2EFB8" w14:textId="77777777" w:rsidR="00DC6668" w:rsidRDefault="00000000">
            <w:pPr>
              <w:jc w:val="center"/>
              <w:rPr>
                <w:sz w:val="14"/>
                <w:szCs w:val="14"/>
              </w:rPr>
            </w:pPr>
            <w:r>
              <w:rPr>
                <w:sz w:val="14"/>
                <w:szCs w:val="14"/>
              </w:rPr>
              <w:t>-229.8</w:t>
            </w:r>
            <w:r>
              <w:rPr>
                <w:sz w:val="14"/>
                <w:szCs w:val="14"/>
              </w:rPr>
              <w:br/>
              <w:t>(±11.9)</w:t>
            </w:r>
          </w:p>
        </w:tc>
        <w:tc>
          <w:tcPr>
            <w:tcW w:w="1169" w:type="dxa"/>
            <w:tcBorders>
              <w:left w:val="single" w:sz="4" w:space="0" w:color="000000"/>
            </w:tcBorders>
            <w:vAlign w:val="bottom"/>
          </w:tcPr>
          <w:p w14:paraId="22435EA1" w14:textId="77777777" w:rsidR="00DC6668" w:rsidRDefault="00000000">
            <w:pPr>
              <w:jc w:val="center"/>
              <w:rPr>
                <w:sz w:val="14"/>
                <w:szCs w:val="14"/>
              </w:rPr>
            </w:pPr>
            <w:r>
              <w:rPr>
                <w:sz w:val="14"/>
                <w:szCs w:val="14"/>
              </w:rPr>
              <w:t>-8.52</w:t>
            </w:r>
            <w:r>
              <w:rPr>
                <w:sz w:val="14"/>
                <w:szCs w:val="14"/>
              </w:rPr>
              <w:br/>
              <w:t>(-8.56 to -8.46)</w:t>
            </w:r>
          </w:p>
        </w:tc>
        <w:tc>
          <w:tcPr>
            <w:tcW w:w="811" w:type="dxa"/>
            <w:tcBorders>
              <w:right w:val="single" w:sz="4" w:space="0" w:color="000000"/>
            </w:tcBorders>
            <w:vAlign w:val="bottom"/>
          </w:tcPr>
          <w:p w14:paraId="0D9218D6" w14:textId="77777777" w:rsidR="00DC6668" w:rsidRDefault="00000000">
            <w:pPr>
              <w:jc w:val="center"/>
              <w:rPr>
                <w:sz w:val="14"/>
                <w:szCs w:val="14"/>
              </w:rPr>
            </w:pPr>
            <w:r>
              <w:rPr>
                <w:sz w:val="14"/>
                <w:szCs w:val="14"/>
              </w:rPr>
              <w:t xml:space="preserve">-8.15 </w:t>
            </w:r>
            <w:r>
              <w:rPr>
                <w:sz w:val="14"/>
                <w:szCs w:val="14"/>
              </w:rPr>
              <w:br/>
              <w:t>(±0.12)</w:t>
            </w:r>
          </w:p>
        </w:tc>
        <w:tc>
          <w:tcPr>
            <w:tcW w:w="1170" w:type="dxa"/>
            <w:tcBorders>
              <w:left w:val="single" w:sz="4" w:space="0" w:color="000000"/>
            </w:tcBorders>
            <w:vAlign w:val="bottom"/>
          </w:tcPr>
          <w:p w14:paraId="38CF951F" w14:textId="77777777" w:rsidR="00DC6668" w:rsidRDefault="00000000">
            <w:pPr>
              <w:jc w:val="center"/>
              <w:rPr>
                <w:sz w:val="14"/>
                <w:szCs w:val="14"/>
              </w:rPr>
            </w:pPr>
            <w:r>
              <w:rPr>
                <w:sz w:val="14"/>
                <w:szCs w:val="14"/>
              </w:rPr>
              <w:t xml:space="preserve">48.76 </w:t>
            </w:r>
            <w:r>
              <w:rPr>
                <w:sz w:val="14"/>
                <w:szCs w:val="14"/>
              </w:rPr>
              <w:br/>
              <w:t>(48.57 to 48.88)</w:t>
            </w:r>
          </w:p>
        </w:tc>
        <w:tc>
          <w:tcPr>
            <w:tcW w:w="899" w:type="dxa"/>
            <w:tcBorders>
              <w:right w:val="single" w:sz="4" w:space="0" w:color="000000"/>
            </w:tcBorders>
            <w:vAlign w:val="bottom"/>
          </w:tcPr>
          <w:p w14:paraId="0E9895C4" w14:textId="77777777" w:rsidR="00DC6668" w:rsidRDefault="00000000">
            <w:pPr>
              <w:jc w:val="center"/>
              <w:rPr>
                <w:sz w:val="14"/>
                <w:szCs w:val="14"/>
              </w:rPr>
            </w:pPr>
            <w:r>
              <w:rPr>
                <w:sz w:val="14"/>
                <w:szCs w:val="14"/>
              </w:rPr>
              <w:t>47.0</w:t>
            </w:r>
          </w:p>
        </w:tc>
        <w:tc>
          <w:tcPr>
            <w:tcW w:w="811" w:type="dxa"/>
            <w:tcMar>
              <w:top w:w="0" w:type="dxa"/>
              <w:left w:w="30" w:type="dxa"/>
              <w:bottom w:w="0" w:type="dxa"/>
              <w:right w:w="30" w:type="dxa"/>
            </w:tcMar>
            <w:vAlign w:val="bottom"/>
          </w:tcPr>
          <w:p w14:paraId="0EB628F8" w14:textId="77777777" w:rsidR="00DC6668" w:rsidRDefault="00000000">
            <w:pPr>
              <w:jc w:val="center"/>
              <w:rPr>
                <w:sz w:val="14"/>
                <w:szCs w:val="14"/>
              </w:rPr>
            </w:pPr>
            <w:r>
              <w:rPr>
                <w:sz w:val="14"/>
                <w:szCs w:val="14"/>
              </w:rPr>
              <w:t>2.2</w:t>
            </w:r>
          </w:p>
        </w:tc>
        <w:tc>
          <w:tcPr>
            <w:tcW w:w="809" w:type="dxa"/>
            <w:tcMar>
              <w:top w:w="0" w:type="dxa"/>
              <w:left w:w="30" w:type="dxa"/>
              <w:bottom w:w="0" w:type="dxa"/>
              <w:right w:w="30" w:type="dxa"/>
            </w:tcMar>
            <w:vAlign w:val="bottom"/>
          </w:tcPr>
          <w:p w14:paraId="7D4E5E5F" w14:textId="77777777" w:rsidR="00DC6668" w:rsidRDefault="00000000">
            <w:pPr>
              <w:jc w:val="center"/>
              <w:rPr>
                <w:sz w:val="14"/>
                <w:szCs w:val="14"/>
              </w:rPr>
            </w:pPr>
            <w:r>
              <w:rPr>
                <w:sz w:val="14"/>
                <w:szCs w:val="14"/>
              </w:rPr>
              <w:t>3.0</w:t>
            </w:r>
          </w:p>
        </w:tc>
        <w:tc>
          <w:tcPr>
            <w:tcW w:w="812" w:type="dxa"/>
            <w:tcMar>
              <w:top w:w="0" w:type="dxa"/>
              <w:left w:w="30" w:type="dxa"/>
              <w:bottom w:w="0" w:type="dxa"/>
              <w:right w:w="30" w:type="dxa"/>
            </w:tcMar>
            <w:vAlign w:val="bottom"/>
          </w:tcPr>
          <w:p w14:paraId="42877020" w14:textId="77777777" w:rsidR="00DC6668" w:rsidRDefault="00000000">
            <w:pPr>
              <w:jc w:val="center"/>
              <w:rPr>
                <w:sz w:val="14"/>
                <w:szCs w:val="14"/>
              </w:rPr>
            </w:pPr>
            <w:r>
              <w:rPr>
                <w:sz w:val="14"/>
                <w:szCs w:val="14"/>
              </w:rPr>
              <w:t>4.4</w:t>
            </w:r>
          </w:p>
        </w:tc>
        <w:tc>
          <w:tcPr>
            <w:tcW w:w="707" w:type="dxa"/>
            <w:tcMar>
              <w:top w:w="0" w:type="dxa"/>
              <w:left w:w="30" w:type="dxa"/>
              <w:bottom w:w="0" w:type="dxa"/>
              <w:right w:w="30" w:type="dxa"/>
            </w:tcMar>
            <w:vAlign w:val="bottom"/>
          </w:tcPr>
          <w:p w14:paraId="60E56127" w14:textId="77777777" w:rsidR="00DC6668" w:rsidRDefault="00000000">
            <w:pPr>
              <w:jc w:val="center"/>
              <w:rPr>
                <w:sz w:val="14"/>
                <w:szCs w:val="14"/>
              </w:rPr>
            </w:pPr>
            <w:r>
              <w:rPr>
                <w:sz w:val="14"/>
                <w:szCs w:val="14"/>
              </w:rPr>
              <w:t>3.7</w:t>
            </w:r>
          </w:p>
        </w:tc>
      </w:tr>
      <w:tr w:rsidR="00DC6668" w14:paraId="0873B311" w14:textId="77777777">
        <w:trPr>
          <w:trHeight w:val="256"/>
        </w:trPr>
        <w:tc>
          <w:tcPr>
            <w:tcW w:w="10439" w:type="dxa"/>
            <w:gridSpan w:val="9"/>
            <w:tcBorders>
              <w:top w:val="single" w:sz="4" w:space="0" w:color="000000"/>
              <w:bottom w:val="single" w:sz="4" w:space="0" w:color="000000"/>
            </w:tcBorders>
            <w:vAlign w:val="bottom"/>
          </w:tcPr>
          <w:p w14:paraId="03AF0941" w14:textId="77777777" w:rsidR="00DC6668" w:rsidRDefault="00000000">
            <w:pPr>
              <w:jc w:val="right"/>
              <w:rPr>
                <w:sz w:val="14"/>
                <w:szCs w:val="14"/>
              </w:rPr>
            </w:pPr>
            <w:r>
              <w:rPr>
                <w:sz w:val="14"/>
                <w:szCs w:val="14"/>
              </w:rPr>
              <w:t xml:space="preserve">Average % error between </w:t>
            </w:r>
            <w:proofErr w:type="spellStart"/>
            <w:r>
              <w:rPr>
                <w:sz w:val="14"/>
                <w:szCs w:val="14"/>
              </w:rPr>
              <w:t>MeltR</w:t>
            </w:r>
            <w:proofErr w:type="spellEnd"/>
            <w:r>
              <w:rPr>
                <w:sz w:val="14"/>
                <w:szCs w:val="14"/>
              </w:rPr>
              <w:t xml:space="preserve"> method 1 and </w:t>
            </w:r>
            <w:proofErr w:type="spellStart"/>
            <w:r>
              <w:rPr>
                <w:sz w:val="14"/>
                <w:szCs w:val="14"/>
              </w:rPr>
              <w:t>Meltwin</w:t>
            </w:r>
            <w:proofErr w:type="spellEnd"/>
            <w:r>
              <w:rPr>
                <w:sz w:val="14"/>
                <w:szCs w:val="14"/>
              </w:rPr>
              <w:t xml:space="preserve"> method 1</w:t>
            </w:r>
          </w:p>
        </w:tc>
        <w:tc>
          <w:tcPr>
            <w:tcW w:w="811" w:type="dxa"/>
            <w:tcBorders>
              <w:top w:val="single" w:sz="4" w:space="0" w:color="000000"/>
              <w:left w:val="single" w:sz="4" w:space="0" w:color="000000"/>
              <w:bottom w:val="single" w:sz="4" w:space="0" w:color="000000"/>
            </w:tcBorders>
            <w:vAlign w:val="bottom"/>
          </w:tcPr>
          <w:p w14:paraId="6D02BE8E" w14:textId="77777777" w:rsidR="00DC6668" w:rsidRDefault="00000000">
            <w:pPr>
              <w:jc w:val="center"/>
              <w:rPr>
                <w:sz w:val="14"/>
                <w:szCs w:val="14"/>
              </w:rPr>
            </w:pPr>
            <w:r>
              <w:rPr>
                <w:sz w:val="14"/>
                <w:szCs w:val="14"/>
              </w:rPr>
              <w:t>1.8</w:t>
            </w:r>
          </w:p>
        </w:tc>
        <w:tc>
          <w:tcPr>
            <w:tcW w:w="809" w:type="dxa"/>
            <w:tcBorders>
              <w:top w:val="single" w:sz="4" w:space="0" w:color="000000"/>
              <w:bottom w:val="single" w:sz="4" w:space="0" w:color="000000"/>
            </w:tcBorders>
            <w:vAlign w:val="bottom"/>
          </w:tcPr>
          <w:p w14:paraId="1D55336A" w14:textId="77777777" w:rsidR="00DC6668" w:rsidRDefault="00000000">
            <w:pPr>
              <w:jc w:val="center"/>
              <w:rPr>
                <w:sz w:val="14"/>
                <w:szCs w:val="14"/>
              </w:rPr>
            </w:pPr>
            <w:r>
              <w:rPr>
                <w:sz w:val="14"/>
                <w:szCs w:val="14"/>
              </w:rPr>
              <w:t>2.0</w:t>
            </w:r>
          </w:p>
        </w:tc>
        <w:tc>
          <w:tcPr>
            <w:tcW w:w="812" w:type="dxa"/>
            <w:tcBorders>
              <w:top w:val="single" w:sz="4" w:space="0" w:color="000000"/>
              <w:bottom w:val="single" w:sz="4" w:space="0" w:color="000000"/>
            </w:tcBorders>
            <w:vAlign w:val="bottom"/>
          </w:tcPr>
          <w:p w14:paraId="68A23DA6" w14:textId="77777777" w:rsidR="00DC6668" w:rsidRDefault="00000000">
            <w:pPr>
              <w:jc w:val="center"/>
              <w:rPr>
                <w:sz w:val="14"/>
                <w:szCs w:val="14"/>
              </w:rPr>
            </w:pPr>
            <w:r>
              <w:rPr>
                <w:sz w:val="14"/>
                <w:szCs w:val="14"/>
              </w:rPr>
              <w:t>2.5</w:t>
            </w:r>
          </w:p>
        </w:tc>
        <w:tc>
          <w:tcPr>
            <w:tcW w:w="707" w:type="dxa"/>
            <w:tcBorders>
              <w:top w:val="single" w:sz="4" w:space="0" w:color="000000"/>
              <w:bottom w:val="single" w:sz="4" w:space="0" w:color="000000"/>
            </w:tcBorders>
            <w:vAlign w:val="bottom"/>
          </w:tcPr>
          <w:p w14:paraId="332408D5" w14:textId="77777777" w:rsidR="00DC6668" w:rsidRDefault="00000000">
            <w:pPr>
              <w:jc w:val="center"/>
              <w:rPr>
                <w:sz w:val="14"/>
                <w:szCs w:val="14"/>
              </w:rPr>
            </w:pPr>
            <w:r>
              <w:rPr>
                <w:sz w:val="14"/>
                <w:szCs w:val="14"/>
              </w:rPr>
              <w:t>2.2</w:t>
            </w:r>
          </w:p>
        </w:tc>
      </w:tr>
    </w:tbl>
    <w:p w14:paraId="59A944ED" w14:textId="77777777" w:rsidR="00DC6668" w:rsidRDefault="00000000">
      <w:proofErr w:type="spellStart"/>
      <w:r>
        <w:rPr>
          <w:vertAlign w:val="superscript"/>
        </w:rPr>
        <w:t>a</w:t>
      </w:r>
      <w:r>
        <w:t>Expectation</w:t>
      </w:r>
      <w:proofErr w:type="spellEnd"/>
      <w:r>
        <w:t xml:space="preserve"> maximized T</w:t>
      </w:r>
      <w:r>
        <w:rPr>
          <w:vertAlign w:val="subscript"/>
        </w:rPr>
        <w:t>m</w:t>
      </w:r>
      <w:r>
        <w:t xml:space="preserve"> at a C</w:t>
      </w:r>
      <w:r>
        <w:rPr>
          <w:vertAlign w:val="subscript"/>
        </w:rPr>
        <w:t>t</w:t>
      </w:r>
      <w:r>
        <w:t xml:space="preserve"> of 0.1 </w:t>
      </w:r>
      <w:proofErr w:type="spellStart"/>
      <w:r>
        <w:t>mM.</w:t>
      </w:r>
      <w:proofErr w:type="spellEnd"/>
    </w:p>
    <w:p w14:paraId="4DC62950" w14:textId="77777777" w:rsidR="00DC6668" w:rsidRDefault="00000000">
      <w:proofErr w:type="spellStart"/>
      <w:r>
        <w:rPr>
          <w:vertAlign w:val="superscript"/>
        </w:rPr>
        <w:t>b</w:t>
      </w:r>
      <w:r>
        <w:t>Data</w:t>
      </w:r>
      <w:proofErr w:type="spellEnd"/>
      <w:r>
        <w:t xml:space="preserve"> compiled from a published source.</w:t>
      </w:r>
      <w:r>
        <w:rPr>
          <w:vertAlign w:val="superscript"/>
        </w:rPr>
        <w:t>1</w:t>
      </w:r>
    </w:p>
    <w:p w14:paraId="462BCD82" w14:textId="77777777" w:rsidR="00DC6668" w:rsidRDefault="00000000">
      <w:proofErr w:type="spellStart"/>
      <w:r>
        <w:rPr>
          <w:vertAlign w:val="superscript"/>
        </w:rPr>
        <w:t>c</w:t>
      </w:r>
      <w:r>
        <w:t>Data</w:t>
      </w:r>
      <w:proofErr w:type="spellEnd"/>
      <w:r>
        <w:t xml:space="preserve"> compiled in this work.</w:t>
      </w:r>
    </w:p>
    <w:p w14:paraId="1977E033" w14:textId="77777777" w:rsidR="00DC6668" w:rsidRDefault="00DC6668">
      <w:pPr>
        <w:rPr>
          <w:vertAlign w:val="superscript"/>
        </w:rPr>
        <w:sectPr w:rsidR="00DC6668">
          <w:footerReference w:type="default" r:id="rId15"/>
          <w:pgSz w:w="15840" w:h="12240" w:orient="landscape"/>
          <w:pgMar w:top="1134" w:right="390" w:bottom="1647" w:left="493" w:header="0" w:footer="1134" w:gutter="0"/>
          <w:cols w:space="720"/>
          <w:formProt w:val="0"/>
          <w:docGrid w:linePitch="600" w:charSpace="40960"/>
        </w:sectPr>
      </w:pPr>
    </w:p>
    <w:p w14:paraId="26E0D48D" w14:textId="77777777" w:rsidR="00DC6668" w:rsidRDefault="00DC6668"/>
    <w:p w14:paraId="1A46FEC4" w14:textId="77777777" w:rsidR="00DC6668" w:rsidRDefault="00000000">
      <w:pPr>
        <w:jc w:val="both"/>
      </w:pPr>
      <w:bookmarkStart w:id="102" w:name="_Toc11179407311"/>
      <w:bookmarkStart w:id="103" w:name="_Toc10851368011"/>
      <w:r>
        <w:rPr>
          <w:rStyle w:val="Heading3Char"/>
        </w:rPr>
        <w:t xml:space="preserve">SI Table </w:t>
      </w:r>
      <w:proofErr w:type="gramStart"/>
      <w:r>
        <w:rPr>
          <w:rStyle w:val="Heading3Char"/>
        </w:rPr>
        <w:t>4</w:t>
      </w:r>
      <w:bookmarkEnd w:id="102"/>
      <w:bookmarkEnd w:id="103"/>
      <w:r>
        <w:t xml:space="preserve">  </w:t>
      </w:r>
      <w:proofErr w:type="spellStart"/>
      <w:r>
        <w:t>BLtrimmer</w:t>
      </w:r>
      <w:proofErr w:type="spellEnd"/>
      <w:proofErr w:type="gramEnd"/>
      <w:r>
        <w:t xml:space="preserve"> results comparing </w:t>
      </w:r>
      <w:proofErr w:type="spellStart"/>
      <w:r>
        <w:t>MeltR</w:t>
      </w:r>
      <w:proofErr w:type="spellEnd"/>
      <w:r>
        <w:t xml:space="preserve"> method 2, fitting the relationship between 1/T</w:t>
      </w:r>
      <w:r>
        <w:rPr>
          <w:vertAlign w:val="subscript"/>
        </w:rPr>
        <w:t>m</w:t>
      </w:r>
      <w:r>
        <w:t xml:space="preserve"> versus </w:t>
      </w:r>
      <w:proofErr w:type="spellStart"/>
      <w:r>
        <w:t>lnC</w:t>
      </w:r>
      <w:r>
        <w:rPr>
          <w:vertAlign w:val="subscript"/>
        </w:rPr>
        <w:t>t</w:t>
      </w:r>
      <w:proofErr w:type="spellEnd"/>
      <w:r>
        <w:t xml:space="preserve">, to </w:t>
      </w:r>
      <w:proofErr w:type="spellStart"/>
      <w:r>
        <w:t>Meltwin</w:t>
      </w:r>
      <w:proofErr w:type="spellEnd"/>
      <w:r>
        <w:t xml:space="preserve"> method 2. </w:t>
      </w:r>
      <w:proofErr w:type="spellStart"/>
      <w:r>
        <w:t>MeltR</w:t>
      </w:r>
      <w:proofErr w:type="spellEnd"/>
      <w:r>
        <w:t xml:space="preserve"> data are reused from SI table 2 for convenience.</w:t>
      </w:r>
    </w:p>
    <w:tbl>
      <w:tblPr>
        <w:tblW w:w="13579" w:type="dxa"/>
        <w:tblInd w:w="55" w:type="dxa"/>
        <w:tblLayout w:type="fixed"/>
        <w:tblCellMar>
          <w:top w:w="55" w:type="dxa"/>
          <w:left w:w="55" w:type="dxa"/>
          <w:bottom w:w="55" w:type="dxa"/>
          <w:right w:w="55" w:type="dxa"/>
        </w:tblCellMar>
        <w:tblLook w:val="04A0" w:firstRow="1" w:lastRow="0" w:firstColumn="1" w:lastColumn="0" w:noHBand="0" w:noVBand="1"/>
      </w:tblPr>
      <w:tblGrid>
        <w:gridCol w:w="1619"/>
        <w:gridCol w:w="1351"/>
        <w:gridCol w:w="901"/>
        <w:gridCol w:w="1439"/>
        <w:gridCol w:w="1081"/>
        <w:gridCol w:w="1169"/>
        <w:gridCol w:w="811"/>
        <w:gridCol w:w="1170"/>
        <w:gridCol w:w="899"/>
        <w:gridCol w:w="811"/>
        <w:gridCol w:w="809"/>
        <w:gridCol w:w="812"/>
        <w:gridCol w:w="707"/>
      </w:tblGrid>
      <w:tr w:rsidR="00DC6668" w14:paraId="39D6E8FE" w14:textId="77777777">
        <w:trPr>
          <w:trHeight w:val="256"/>
        </w:trPr>
        <w:tc>
          <w:tcPr>
            <w:tcW w:w="1618" w:type="dxa"/>
            <w:tcBorders>
              <w:top w:val="single" w:sz="4" w:space="0" w:color="000000"/>
              <w:bottom w:val="single" w:sz="4" w:space="0" w:color="000000"/>
            </w:tcBorders>
            <w:vAlign w:val="center"/>
          </w:tcPr>
          <w:p w14:paraId="30A85B01" w14:textId="77777777" w:rsidR="00DC6668" w:rsidRDefault="00000000">
            <w:pPr>
              <w:jc w:val="center"/>
              <w:rPr>
                <w:sz w:val="14"/>
                <w:szCs w:val="14"/>
              </w:rPr>
            </w:pPr>
            <w:r>
              <w:rPr>
                <w:sz w:val="14"/>
                <w:szCs w:val="14"/>
              </w:rPr>
              <w:t>Helix</w:t>
            </w:r>
          </w:p>
        </w:tc>
        <w:tc>
          <w:tcPr>
            <w:tcW w:w="1351" w:type="dxa"/>
            <w:tcBorders>
              <w:top w:val="single" w:sz="4" w:space="0" w:color="000000"/>
              <w:left w:val="single" w:sz="4" w:space="0" w:color="000000"/>
              <w:bottom w:val="single" w:sz="4" w:space="0" w:color="000000"/>
            </w:tcBorders>
            <w:vAlign w:val="center"/>
          </w:tcPr>
          <w:p w14:paraId="45B7F8E0" w14:textId="77777777" w:rsidR="00DC6668" w:rsidRDefault="00000000">
            <w:pPr>
              <w:jc w:val="center"/>
              <w:rPr>
                <w:sz w:val="14"/>
                <w:szCs w:val="14"/>
              </w:rPr>
            </w:pPr>
            <w:commentRangeStart w:id="104"/>
            <w:r>
              <w:rPr>
                <w:sz w:val="14"/>
                <w:szCs w:val="14"/>
              </w:rPr>
              <w:t>ΔH°</w:t>
            </w:r>
          </w:p>
          <w:p w14:paraId="3DD3761A" w14:textId="77777777" w:rsidR="00DC6668" w:rsidRDefault="00000000">
            <w:pPr>
              <w:jc w:val="center"/>
              <w:rPr>
                <w:sz w:val="14"/>
                <w:szCs w:val="14"/>
              </w:rPr>
            </w:pPr>
            <w:proofErr w:type="spellStart"/>
            <w:r>
              <w:rPr>
                <w:sz w:val="12"/>
                <w:szCs w:val="12"/>
              </w:rPr>
              <w:t>MeltR</w:t>
            </w:r>
            <w:proofErr w:type="spellEnd"/>
            <w:r>
              <w:rPr>
                <w:sz w:val="14"/>
                <w:szCs w:val="14"/>
              </w:rPr>
              <w:br/>
              <w:t>(kcal/mol)</w:t>
            </w:r>
            <w:commentRangeEnd w:id="104"/>
            <w:r w:rsidR="00B54295">
              <w:rPr>
                <w:rStyle w:val="CommentReference"/>
              </w:rPr>
              <w:commentReference w:id="104"/>
            </w:r>
          </w:p>
        </w:tc>
        <w:tc>
          <w:tcPr>
            <w:tcW w:w="901" w:type="dxa"/>
            <w:tcBorders>
              <w:top w:val="single" w:sz="4" w:space="0" w:color="000000"/>
              <w:bottom w:val="single" w:sz="4" w:space="0" w:color="000000"/>
              <w:right w:val="single" w:sz="4" w:space="0" w:color="000000"/>
            </w:tcBorders>
            <w:vAlign w:val="center"/>
          </w:tcPr>
          <w:p w14:paraId="74669D48" w14:textId="77777777" w:rsidR="00DC6668" w:rsidRDefault="00000000">
            <w:pPr>
              <w:jc w:val="center"/>
              <w:rPr>
                <w:sz w:val="14"/>
                <w:szCs w:val="14"/>
              </w:rPr>
            </w:pPr>
            <w:r>
              <w:rPr>
                <w:sz w:val="14"/>
                <w:szCs w:val="14"/>
              </w:rPr>
              <w:t>ΔH°</w:t>
            </w:r>
          </w:p>
          <w:p w14:paraId="1FACCB32" w14:textId="77777777" w:rsidR="00DC6668" w:rsidRDefault="00000000">
            <w:pPr>
              <w:jc w:val="center"/>
              <w:rPr>
                <w:sz w:val="14"/>
                <w:szCs w:val="14"/>
              </w:rPr>
            </w:pPr>
            <w:proofErr w:type="spellStart"/>
            <w:r>
              <w:rPr>
                <w:sz w:val="12"/>
                <w:szCs w:val="12"/>
              </w:rPr>
              <w:t>Meltwin</w:t>
            </w:r>
            <w:proofErr w:type="spellEnd"/>
            <w:r>
              <w:rPr>
                <w:sz w:val="14"/>
                <w:szCs w:val="14"/>
              </w:rPr>
              <w:br/>
              <w:t>(kcal/mol)</w:t>
            </w:r>
          </w:p>
        </w:tc>
        <w:tc>
          <w:tcPr>
            <w:tcW w:w="1439" w:type="dxa"/>
            <w:tcBorders>
              <w:top w:val="single" w:sz="4" w:space="0" w:color="000000"/>
              <w:bottom w:val="single" w:sz="4" w:space="0" w:color="000000"/>
            </w:tcBorders>
            <w:vAlign w:val="center"/>
          </w:tcPr>
          <w:p w14:paraId="42FBF057" w14:textId="77777777" w:rsidR="00DC6668" w:rsidRDefault="00000000">
            <w:pPr>
              <w:jc w:val="center"/>
              <w:rPr>
                <w:sz w:val="14"/>
                <w:szCs w:val="14"/>
              </w:rPr>
            </w:pPr>
            <w:r>
              <w:rPr>
                <w:sz w:val="14"/>
                <w:szCs w:val="14"/>
              </w:rPr>
              <w:t>ΔS°</w:t>
            </w:r>
          </w:p>
          <w:p w14:paraId="564015C4" w14:textId="77777777" w:rsidR="00DC6668" w:rsidRDefault="00000000">
            <w:pPr>
              <w:jc w:val="center"/>
              <w:rPr>
                <w:sz w:val="14"/>
                <w:szCs w:val="14"/>
              </w:rPr>
            </w:pPr>
            <w:proofErr w:type="spellStart"/>
            <w:r>
              <w:rPr>
                <w:sz w:val="12"/>
                <w:szCs w:val="12"/>
              </w:rPr>
              <w:t>MeltR</w:t>
            </w:r>
            <w:proofErr w:type="spellEnd"/>
            <w:r>
              <w:rPr>
                <w:sz w:val="14"/>
                <w:szCs w:val="14"/>
              </w:rPr>
              <w:br/>
              <w:t>(</w:t>
            </w:r>
            <w:proofErr w:type="spellStart"/>
            <w:r>
              <w:rPr>
                <w:sz w:val="14"/>
                <w:szCs w:val="14"/>
              </w:rPr>
              <w:t>cal</w:t>
            </w:r>
            <w:proofErr w:type="spellEnd"/>
            <w:r>
              <w:rPr>
                <w:sz w:val="14"/>
                <w:szCs w:val="14"/>
              </w:rPr>
              <w:t>/mol/K)</w:t>
            </w:r>
          </w:p>
        </w:tc>
        <w:tc>
          <w:tcPr>
            <w:tcW w:w="1081" w:type="dxa"/>
            <w:tcBorders>
              <w:top w:val="single" w:sz="4" w:space="0" w:color="000000"/>
              <w:bottom w:val="single" w:sz="4" w:space="0" w:color="000000"/>
            </w:tcBorders>
            <w:vAlign w:val="center"/>
          </w:tcPr>
          <w:p w14:paraId="738FEA13" w14:textId="77777777" w:rsidR="00DC6668" w:rsidRDefault="00000000">
            <w:pPr>
              <w:jc w:val="center"/>
              <w:rPr>
                <w:sz w:val="14"/>
                <w:szCs w:val="14"/>
              </w:rPr>
            </w:pPr>
            <w:r>
              <w:rPr>
                <w:sz w:val="14"/>
                <w:szCs w:val="14"/>
              </w:rPr>
              <w:t>ΔS°</w:t>
            </w:r>
          </w:p>
          <w:p w14:paraId="7313CDFD" w14:textId="77777777" w:rsidR="00DC6668" w:rsidRDefault="00000000">
            <w:pPr>
              <w:jc w:val="center"/>
              <w:rPr>
                <w:sz w:val="14"/>
                <w:szCs w:val="14"/>
              </w:rPr>
            </w:pPr>
            <w:proofErr w:type="spellStart"/>
            <w:r>
              <w:rPr>
                <w:sz w:val="12"/>
                <w:szCs w:val="12"/>
              </w:rPr>
              <w:t>Meltwin</w:t>
            </w:r>
            <w:proofErr w:type="spellEnd"/>
            <w:r>
              <w:rPr>
                <w:sz w:val="14"/>
                <w:szCs w:val="14"/>
              </w:rPr>
              <w:br/>
              <w:t>(</w:t>
            </w:r>
            <w:proofErr w:type="spellStart"/>
            <w:r>
              <w:rPr>
                <w:sz w:val="14"/>
                <w:szCs w:val="14"/>
              </w:rPr>
              <w:t>cal</w:t>
            </w:r>
            <w:proofErr w:type="spellEnd"/>
            <w:r>
              <w:rPr>
                <w:sz w:val="14"/>
                <w:szCs w:val="14"/>
              </w:rPr>
              <w:t>/mol/K)</w:t>
            </w:r>
          </w:p>
        </w:tc>
        <w:tc>
          <w:tcPr>
            <w:tcW w:w="1169" w:type="dxa"/>
            <w:tcBorders>
              <w:top w:val="single" w:sz="4" w:space="0" w:color="000000"/>
              <w:left w:val="single" w:sz="4" w:space="0" w:color="000000"/>
              <w:bottom w:val="single" w:sz="4" w:space="0" w:color="000000"/>
            </w:tcBorders>
            <w:vAlign w:val="center"/>
          </w:tcPr>
          <w:p w14:paraId="59D2631C" w14:textId="77777777" w:rsidR="00DC6668" w:rsidRDefault="00000000">
            <w:pPr>
              <w:jc w:val="center"/>
              <w:rPr>
                <w:sz w:val="14"/>
                <w:szCs w:val="14"/>
              </w:rPr>
            </w:pPr>
            <w:r>
              <w:rPr>
                <w:sz w:val="14"/>
                <w:szCs w:val="14"/>
              </w:rPr>
              <w:t>ΔG°</w:t>
            </w:r>
            <w:r>
              <w:rPr>
                <w:sz w:val="14"/>
                <w:szCs w:val="14"/>
                <w:vertAlign w:val="subscript"/>
              </w:rPr>
              <w:t>37</w:t>
            </w:r>
          </w:p>
          <w:p w14:paraId="77312147" w14:textId="77777777" w:rsidR="00DC6668" w:rsidRDefault="00000000">
            <w:pPr>
              <w:jc w:val="center"/>
              <w:rPr>
                <w:sz w:val="14"/>
                <w:szCs w:val="14"/>
              </w:rPr>
            </w:pPr>
            <w:proofErr w:type="spellStart"/>
            <w:r>
              <w:rPr>
                <w:sz w:val="12"/>
                <w:szCs w:val="12"/>
              </w:rPr>
              <w:t>MeltR</w:t>
            </w:r>
            <w:proofErr w:type="spellEnd"/>
            <w:r>
              <w:rPr>
                <w:sz w:val="14"/>
                <w:szCs w:val="14"/>
              </w:rPr>
              <w:br/>
              <w:t>(kcal/mol)</w:t>
            </w:r>
          </w:p>
        </w:tc>
        <w:tc>
          <w:tcPr>
            <w:tcW w:w="811" w:type="dxa"/>
            <w:tcBorders>
              <w:top w:val="single" w:sz="4" w:space="0" w:color="000000"/>
              <w:bottom w:val="single" w:sz="4" w:space="0" w:color="000000"/>
              <w:right w:val="single" w:sz="4" w:space="0" w:color="000000"/>
            </w:tcBorders>
            <w:vAlign w:val="center"/>
          </w:tcPr>
          <w:p w14:paraId="32D6A784" w14:textId="77777777" w:rsidR="00DC6668" w:rsidRDefault="00000000">
            <w:pPr>
              <w:jc w:val="center"/>
              <w:rPr>
                <w:sz w:val="14"/>
                <w:szCs w:val="14"/>
              </w:rPr>
            </w:pPr>
            <w:r>
              <w:rPr>
                <w:sz w:val="14"/>
                <w:szCs w:val="14"/>
              </w:rPr>
              <w:t>ΔG°</w:t>
            </w:r>
            <w:r>
              <w:rPr>
                <w:sz w:val="14"/>
                <w:szCs w:val="14"/>
                <w:vertAlign w:val="subscript"/>
              </w:rPr>
              <w:t>37</w:t>
            </w:r>
          </w:p>
          <w:p w14:paraId="6FE53D34" w14:textId="77777777" w:rsidR="00DC6668" w:rsidRDefault="00000000">
            <w:pPr>
              <w:jc w:val="center"/>
              <w:rPr>
                <w:sz w:val="14"/>
                <w:szCs w:val="14"/>
              </w:rPr>
            </w:pPr>
            <w:proofErr w:type="spellStart"/>
            <w:r>
              <w:rPr>
                <w:sz w:val="12"/>
                <w:szCs w:val="12"/>
              </w:rPr>
              <w:t>Meltwin</w:t>
            </w:r>
            <w:proofErr w:type="spellEnd"/>
            <w:r>
              <w:rPr>
                <w:sz w:val="14"/>
                <w:szCs w:val="14"/>
              </w:rPr>
              <w:br/>
              <w:t>(kcal/mol)</w:t>
            </w:r>
          </w:p>
        </w:tc>
        <w:tc>
          <w:tcPr>
            <w:tcW w:w="1170" w:type="dxa"/>
            <w:tcBorders>
              <w:top w:val="single" w:sz="4" w:space="0" w:color="000000"/>
              <w:bottom w:val="single" w:sz="4" w:space="0" w:color="000000"/>
            </w:tcBorders>
            <w:vAlign w:val="center"/>
          </w:tcPr>
          <w:p w14:paraId="4869F451" w14:textId="77777777" w:rsidR="00DC6668" w:rsidRDefault="00000000">
            <w:pPr>
              <w:jc w:val="center"/>
              <w:rPr>
                <w:sz w:val="14"/>
                <w:szCs w:val="14"/>
              </w:rPr>
            </w:pPr>
            <w:proofErr w:type="spellStart"/>
            <w:r>
              <w:rPr>
                <w:sz w:val="14"/>
                <w:szCs w:val="14"/>
              </w:rPr>
              <w:t>T</w:t>
            </w:r>
            <w:r>
              <w:rPr>
                <w:sz w:val="14"/>
                <w:szCs w:val="14"/>
                <w:vertAlign w:val="subscript"/>
              </w:rPr>
              <w:t>m</w:t>
            </w:r>
            <w:r>
              <w:rPr>
                <w:sz w:val="14"/>
                <w:szCs w:val="14"/>
                <w:vertAlign w:val="superscript"/>
              </w:rPr>
              <w:t>a</w:t>
            </w:r>
            <w:proofErr w:type="spellEnd"/>
          </w:p>
          <w:p w14:paraId="23CEAE28" w14:textId="49BBD45B" w:rsidR="00DC6668" w:rsidRDefault="00000000">
            <w:pPr>
              <w:jc w:val="center"/>
              <w:rPr>
                <w:sz w:val="14"/>
                <w:szCs w:val="14"/>
              </w:rPr>
            </w:pPr>
            <w:del w:id="105" w:author="Sebastian Arteaga" w:date="2022-10-05T16:40:00Z">
              <w:r w:rsidDel="00B54295">
                <w:rPr>
                  <w:sz w:val="12"/>
                  <w:szCs w:val="12"/>
                </w:rPr>
                <w:delText>Meltwin</w:delText>
              </w:r>
            </w:del>
            <w:proofErr w:type="spellStart"/>
            <w:ins w:id="106" w:author="Sebastian Arteaga" w:date="2022-10-05T16:40:00Z">
              <w:r w:rsidR="00B54295">
                <w:rPr>
                  <w:sz w:val="12"/>
                  <w:szCs w:val="12"/>
                </w:rPr>
                <w:t>MeltR</w:t>
              </w:r>
            </w:ins>
            <w:proofErr w:type="spellEnd"/>
            <w:r>
              <w:rPr>
                <w:sz w:val="14"/>
                <w:szCs w:val="14"/>
              </w:rPr>
              <w:br/>
              <w:t>(°C)</w:t>
            </w:r>
          </w:p>
        </w:tc>
        <w:tc>
          <w:tcPr>
            <w:tcW w:w="899" w:type="dxa"/>
            <w:tcBorders>
              <w:top w:val="single" w:sz="4" w:space="0" w:color="000000"/>
              <w:bottom w:val="single" w:sz="4" w:space="0" w:color="000000"/>
            </w:tcBorders>
            <w:vAlign w:val="center"/>
          </w:tcPr>
          <w:p w14:paraId="4AFBE921" w14:textId="77777777" w:rsidR="00DC6668" w:rsidRDefault="00000000">
            <w:pPr>
              <w:jc w:val="center"/>
              <w:rPr>
                <w:sz w:val="14"/>
                <w:szCs w:val="14"/>
              </w:rPr>
            </w:pPr>
            <w:proofErr w:type="spellStart"/>
            <w:r>
              <w:rPr>
                <w:sz w:val="14"/>
                <w:szCs w:val="14"/>
              </w:rPr>
              <w:t>T</w:t>
            </w:r>
            <w:r>
              <w:rPr>
                <w:sz w:val="14"/>
                <w:szCs w:val="14"/>
                <w:vertAlign w:val="subscript"/>
              </w:rPr>
              <w:t>m</w:t>
            </w:r>
            <w:r>
              <w:rPr>
                <w:sz w:val="14"/>
                <w:szCs w:val="14"/>
                <w:vertAlign w:val="superscript"/>
              </w:rPr>
              <w:t>a</w:t>
            </w:r>
            <w:proofErr w:type="spellEnd"/>
          </w:p>
          <w:p w14:paraId="3D2B8476" w14:textId="77777777" w:rsidR="00DC6668" w:rsidRDefault="00000000">
            <w:pPr>
              <w:jc w:val="center"/>
              <w:rPr>
                <w:sz w:val="14"/>
                <w:szCs w:val="14"/>
              </w:rPr>
            </w:pPr>
            <w:proofErr w:type="spellStart"/>
            <w:r>
              <w:rPr>
                <w:sz w:val="12"/>
                <w:szCs w:val="12"/>
              </w:rPr>
              <w:t>Meltwin</w:t>
            </w:r>
            <w:proofErr w:type="spellEnd"/>
            <w:r>
              <w:rPr>
                <w:sz w:val="14"/>
                <w:szCs w:val="14"/>
              </w:rPr>
              <w:br/>
              <w:t>(°C)</w:t>
            </w:r>
          </w:p>
        </w:tc>
        <w:tc>
          <w:tcPr>
            <w:tcW w:w="811" w:type="dxa"/>
            <w:tcBorders>
              <w:top w:val="single" w:sz="4" w:space="0" w:color="000000"/>
              <w:left w:val="single" w:sz="4" w:space="0" w:color="000000"/>
              <w:bottom w:val="single" w:sz="4" w:space="0" w:color="000000"/>
            </w:tcBorders>
            <w:vAlign w:val="center"/>
          </w:tcPr>
          <w:p w14:paraId="498564CE" w14:textId="77777777" w:rsidR="00DC6668" w:rsidRDefault="00000000">
            <w:pPr>
              <w:jc w:val="center"/>
              <w:rPr>
                <w:sz w:val="14"/>
                <w:szCs w:val="14"/>
              </w:rPr>
            </w:pPr>
            <w:r>
              <w:rPr>
                <w:sz w:val="14"/>
                <w:szCs w:val="14"/>
              </w:rPr>
              <w:t>%</w:t>
            </w:r>
            <w:proofErr w:type="gramStart"/>
            <w:r>
              <w:rPr>
                <w:sz w:val="14"/>
                <w:szCs w:val="14"/>
              </w:rPr>
              <w:t>error</w:t>
            </w:r>
            <w:proofErr w:type="gramEnd"/>
          </w:p>
          <w:p w14:paraId="1D7906AF" w14:textId="77777777" w:rsidR="00DC6668" w:rsidRDefault="00000000">
            <w:pPr>
              <w:jc w:val="center"/>
              <w:rPr>
                <w:sz w:val="14"/>
                <w:szCs w:val="14"/>
              </w:rPr>
            </w:pPr>
            <w:r>
              <w:rPr>
                <w:sz w:val="14"/>
                <w:szCs w:val="14"/>
              </w:rPr>
              <w:t>ΔH°</w:t>
            </w:r>
          </w:p>
        </w:tc>
        <w:tc>
          <w:tcPr>
            <w:tcW w:w="809" w:type="dxa"/>
            <w:tcBorders>
              <w:top w:val="single" w:sz="4" w:space="0" w:color="000000"/>
              <w:bottom w:val="single" w:sz="4" w:space="0" w:color="000000"/>
            </w:tcBorders>
            <w:vAlign w:val="center"/>
          </w:tcPr>
          <w:p w14:paraId="470224DE" w14:textId="77777777" w:rsidR="00DC6668" w:rsidRDefault="00000000">
            <w:pPr>
              <w:jc w:val="center"/>
              <w:rPr>
                <w:sz w:val="14"/>
                <w:szCs w:val="14"/>
              </w:rPr>
            </w:pPr>
            <w:r>
              <w:rPr>
                <w:sz w:val="14"/>
                <w:szCs w:val="14"/>
              </w:rPr>
              <w:t>%</w:t>
            </w:r>
            <w:proofErr w:type="gramStart"/>
            <w:r>
              <w:rPr>
                <w:sz w:val="14"/>
                <w:szCs w:val="14"/>
              </w:rPr>
              <w:t>error</w:t>
            </w:r>
            <w:proofErr w:type="gramEnd"/>
          </w:p>
          <w:p w14:paraId="384D2274" w14:textId="77777777" w:rsidR="00DC6668" w:rsidRDefault="00000000">
            <w:pPr>
              <w:jc w:val="center"/>
              <w:rPr>
                <w:sz w:val="14"/>
                <w:szCs w:val="14"/>
              </w:rPr>
            </w:pPr>
            <w:r>
              <w:rPr>
                <w:sz w:val="14"/>
                <w:szCs w:val="14"/>
              </w:rPr>
              <w:t>ΔS°</w:t>
            </w:r>
          </w:p>
        </w:tc>
        <w:tc>
          <w:tcPr>
            <w:tcW w:w="812" w:type="dxa"/>
            <w:tcBorders>
              <w:top w:val="single" w:sz="4" w:space="0" w:color="000000"/>
              <w:bottom w:val="single" w:sz="4" w:space="0" w:color="000000"/>
            </w:tcBorders>
            <w:vAlign w:val="center"/>
          </w:tcPr>
          <w:p w14:paraId="022F92C3" w14:textId="77777777" w:rsidR="00DC6668" w:rsidRDefault="00000000">
            <w:pPr>
              <w:jc w:val="center"/>
              <w:rPr>
                <w:sz w:val="14"/>
                <w:szCs w:val="14"/>
              </w:rPr>
            </w:pPr>
            <w:r>
              <w:rPr>
                <w:sz w:val="14"/>
                <w:szCs w:val="14"/>
              </w:rPr>
              <w:t>%</w:t>
            </w:r>
            <w:proofErr w:type="gramStart"/>
            <w:r>
              <w:rPr>
                <w:sz w:val="14"/>
                <w:szCs w:val="14"/>
              </w:rPr>
              <w:t>error</w:t>
            </w:r>
            <w:proofErr w:type="gramEnd"/>
          </w:p>
          <w:p w14:paraId="761DF56A" w14:textId="77777777" w:rsidR="00DC6668" w:rsidRDefault="00000000">
            <w:pPr>
              <w:jc w:val="center"/>
              <w:rPr>
                <w:sz w:val="14"/>
                <w:szCs w:val="14"/>
              </w:rPr>
            </w:pPr>
            <w:r>
              <w:rPr>
                <w:sz w:val="14"/>
                <w:szCs w:val="14"/>
              </w:rPr>
              <w:t>ΔG°</w:t>
            </w:r>
            <w:r>
              <w:rPr>
                <w:sz w:val="14"/>
                <w:szCs w:val="14"/>
                <w:vertAlign w:val="subscript"/>
              </w:rPr>
              <w:t>37</w:t>
            </w:r>
          </w:p>
        </w:tc>
        <w:tc>
          <w:tcPr>
            <w:tcW w:w="707" w:type="dxa"/>
            <w:tcBorders>
              <w:top w:val="single" w:sz="4" w:space="0" w:color="000000"/>
              <w:bottom w:val="single" w:sz="4" w:space="0" w:color="000000"/>
            </w:tcBorders>
            <w:vAlign w:val="center"/>
          </w:tcPr>
          <w:p w14:paraId="765CD4A6" w14:textId="77777777" w:rsidR="00DC6668" w:rsidRDefault="00000000">
            <w:pPr>
              <w:jc w:val="center"/>
              <w:rPr>
                <w:sz w:val="14"/>
                <w:szCs w:val="14"/>
              </w:rPr>
            </w:pPr>
            <w:r>
              <w:rPr>
                <w:sz w:val="14"/>
                <w:szCs w:val="14"/>
              </w:rPr>
              <w:t>%</w:t>
            </w:r>
            <w:proofErr w:type="gramStart"/>
            <w:r>
              <w:rPr>
                <w:sz w:val="14"/>
                <w:szCs w:val="14"/>
              </w:rPr>
              <w:t>error</w:t>
            </w:r>
            <w:proofErr w:type="gramEnd"/>
          </w:p>
          <w:p w14:paraId="6256DFDC" w14:textId="77777777" w:rsidR="00DC6668" w:rsidRDefault="00000000">
            <w:pPr>
              <w:jc w:val="center"/>
              <w:rPr>
                <w:sz w:val="14"/>
                <w:szCs w:val="14"/>
              </w:rPr>
            </w:pPr>
            <w:proofErr w:type="spellStart"/>
            <w:r>
              <w:rPr>
                <w:sz w:val="14"/>
                <w:szCs w:val="14"/>
              </w:rPr>
              <w:t>T</w:t>
            </w:r>
            <w:r>
              <w:rPr>
                <w:sz w:val="14"/>
                <w:szCs w:val="14"/>
                <w:vertAlign w:val="subscript"/>
              </w:rPr>
              <w:t>m</w:t>
            </w:r>
            <w:r>
              <w:rPr>
                <w:sz w:val="14"/>
                <w:szCs w:val="14"/>
                <w:vertAlign w:val="superscript"/>
              </w:rPr>
              <w:t>a</w:t>
            </w:r>
            <w:proofErr w:type="spellEnd"/>
          </w:p>
        </w:tc>
      </w:tr>
      <w:tr w:rsidR="00DC6668" w14:paraId="3F780244" w14:textId="77777777">
        <w:trPr>
          <w:trHeight w:val="256"/>
        </w:trPr>
        <w:tc>
          <w:tcPr>
            <w:tcW w:w="1618" w:type="dxa"/>
            <w:tcMar>
              <w:top w:w="0" w:type="dxa"/>
              <w:left w:w="30" w:type="dxa"/>
              <w:bottom w:w="0" w:type="dxa"/>
              <w:right w:w="30" w:type="dxa"/>
            </w:tcMar>
            <w:vAlign w:val="center"/>
          </w:tcPr>
          <w:p w14:paraId="04B52B99" w14:textId="77777777" w:rsidR="00DC6668" w:rsidRDefault="00000000">
            <w:pPr>
              <w:jc w:val="center"/>
              <w:rPr>
                <w:sz w:val="14"/>
                <w:szCs w:val="14"/>
              </w:rPr>
            </w:pPr>
            <w:r>
              <w:rPr>
                <w:sz w:val="14"/>
                <w:szCs w:val="14"/>
              </w:rPr>
              <w:t>5’-CGCGCG-3’</w:t>
            </w:r>
            <w:commentRangeStart w:id="107"/>
            <w:r>
              <w:rPr>
                <w:sz w:val="14"/>
                <w:szCs w:val="14"/>
                <w:vertAlign w:val="superscript"/>
              </w:rPr>
              <w:t>a</w:t>
            </w:r>
            <w:commentRangeEnd w:id="107"/>
            <w:r w:rsidR="00B54295">
              <w:rPr>
                <w:rStyle w:val="CommentReference"/>
              </w:rPr>
              <w:commentReference w:id="107"/>
            </w:r>
            <w:r>
              <w:rPr>
                <w:sz w:val="14"/>
                <w:szCs w:val="14"/>
              </w:rPr>
              <w:br/>
            </w:r>
            <w:del w:id="108" w:author="Sebastian Arteaga" w:date="2022-10-05T16:41:00Z">
              <w:r w:rsidDel="00B54295">
                <w:rPr>
                  <w:sz w:val="14"/>
                  <w:szCs w:val="14"/>
                </w:rPr>
                <w:delText>‘</w:delText>
              </w:r>
            </w:del>
            <w:r>
              <w:rPr>
                <w:sz w:val="14"/>
                <w:szCs w:val="14"/>
              </w:rPr>
              <w:t>3’-GCGCGC-3’</w:t>
            </w:r>
          </w:p>
        </w:tc>
        <w:tc>
          <w:tcPr>
            <w:tcW w:w="1351" w:type="dxa"/>
            <w:tcBorders>
              <w:left w:val="single" w:sz="4" w:space="0" w:color="000000"/>
            </w:tcBorders>
            <w:vAlign w:val="center"/>
          </w:tcPr>
          <w:p w14:paraId="35563F76" w14:textId="77777777" w:rsidR="00DC6668" w:rsidRDefault="00000000">
            <w:pPr>
              <w:pStyle w:val="TableContents"/>
              <w:widowControl w:val="0"/>
              <w:spacing w:after="0"/>
              <w:jc w:val="center"/>
              <w:rPr>
                <w:sz w:val="14"/>
                <w:szCs w:val="14"/>
              </w:rPr>
            </w:pPr>
            <w:r>
              <w:rPr>
                <w:sz w:val="14"/>
                <w:szCs w:val="14"/>
              </w:rPr>
              <w:t>-166.59</w:t>
            </w:r>
            <w:r>
              <w:rPr>
                <w:sz w:val="14"/>
                <w:szCs w:val="14"/>
              </w:rPr>
              <w:br/>
              <w:t>(-60.33 to -56.49)</w:t>
            </w:r>
          </w:p>
        </w:tc>
        <w:tc>
          <w:tcPr>
            <w:tcW w:w="901" w:type="dxa"/>
            <w:tcBorders>
              <w:right w:val="single" w:sz="4" w:space="0" w:color="000000"/>
            </w:tcBorders>
            <w:vAlign w:val="center"/>
          </w:tcPr>
          <w:p w14:paraId="48CD5228" w14:textId="77777777" w:rsidR="00DC6668" w:rsidRDefault="00000000">
            <w:pPr>
              <w:pStyle w:val="TableContents"/>
              <w:widowControl w:val="0"/>
              <w:spacing w:after="0"/>
              <w:jc w:val="center"/>
              <w:rPr>
                <w:sz w:val="14"/>
                <w:szCs w:val="14"/>
              </w:rPr>
            </w:pPr>
            <w:r>
              <w:rPr>
                <w:sz w:val="14"/>
                <w:szCs w:val="14"/>
              </w:rPr>
              <w:t>-53.8</w:t>
            </w:r>
            <w:r>
              <w:rPr>
                <w:sz w:val="14"/>
                <w:szCs w:val="14"/>
              </w:rPr>
              <w:br/>
              <w:t>(±2.9)</w:t>
            </w:r>
          </w:p>
        </w:tc>
        <w:tc>
          <w:tcPr>
            <w:tcW w:w="1439" w:type="dxa"/>
            <w:tcMar>
              <w:top w:w="0" w:type="dxa"/>
              <w:left w:w="30" w:type="dxa"/>
              <w:bottom w:w="0" w:type="dxa"/>
              <w:right w:w="30" w:type="dxa"/>
            </w:tcMar>
            <w:vAlign w:val="center"/>
          </w:tcPr>
          <w:p w14:paraId="07D59C88" w14:textId="77777777" w:rsidR="00DC6668" w:rsidRDefault="00000000">
            <w:pPr>
              <w:pStyle w:val="TableContents"/>
              <w:widowControl w:val="0"/>
              <w:spacing w:after="0"/>
              <w:jc w:val="center"/>
              <w:rPr>
                <w:sz w:val="14"/>
                <w:szCs w:val="14"/>
              </w:rPr>
            </w:pPr>
            <w:r>
              <w:rPr>
                <w:sz w:val="14"/>
                <w:szCs w:val="14"/>
              </w:rPr>
              <w:t>-166.59</w:t>
            </w:r>
            <w:r>
              <w:rPr>
                <w:sz w:val="14"/>
                <w:szCs w:val="14"/>
              </w:rPr>
              <w:br/>
              <w:t>(-172.23 to -159.94)</w:t>
            </w:r>
          </w:p>
        </w:tc>
        <w:tc>
          <w:tcPr>
            <w:tcW w:w="1081" w:type="dxa"/>
            <w:tcMar>
              <w:top w:w="0" w:type="dxa"/>
              <w:left w:w="30" w:type="dxa"/>
              <w:bottom w:w="0" w:type="dxa"/>
              <w:right w:w="30" w:type="dxa"/>
            </w:tcMar>
            <w:vAlign w:val="center"/>
          </w:tcPr>
          <w:p w14:paraId="28E2B246" w14:textId="77777777" w:rsidR="00DC6668" w:rsidRDefault="00000000">
            <w:pPr>
              <w:pStyle w:val="TableContents"/>
              <w:widowControl w:val="0"/>
              <w:spacing w:after="0"/>
              <w:jc w:val="center"/>
              <w:rPr>
                <w:sz w:val="14"/>
                <w:szCs w:val="14"/>
              </w:rPr>
            </w:pPr>
            <w:r>
              <w:rPr>
                <w:sz w:val="14"/>
                <w:szCs w:val="14"/>
              </w:rPr>
              <w:t>-150.5</w:t>
            </w:r>
            <w:r>
              <w:rPr>
                <w:sz w:val="14"/>
                <w:szCs w:val="14"/>
              </w:rPr>
              <w:br/>
              <w:t>(±9.1)</w:t>
            </w:r>
          </w:p>
        </w:tc>
        <w:tc>
          <w:tcPr>
            <w:tcW w:w="1169" w:type="dxa"/>
            <w:tcBorders>
              <w:left w:val="single" w:sz="4" w:space="0" w:color="000000"/>
            </w:tcBorders>
            <w:vAlign w:val="center"/>
          </w:tcPr>
          <w:p w14:paraId="1BDDE8FF" w14:textId="77777777" w:rsidR="00DC6668" w:rsidRDefault="00000000">
            <w:pPr>
              <w:pStyle w:val="TableContents"/>
              <w:widowControl w:val="0"/>
              <w:spacing w:after="0"/>
              <w:jc w:val="center"/>
              <w:rPr>
                <w:sz w:val="14"/>
                <w:szCs w:val="14"/>
              </w:rPr>
            </w:pPr>
            <w:r>
              <w:rPr>
                <w:sz w:val="14"/>
                <w:szCs w:val="14"/>
              </w:rPr>
              <w:t>-6.9</w:t>
            </w:r>
            <w:r>
              <w:rPr>
                <w:sz w:val="14"/>
                <w:szCs w:val="14"/>
              </w:rPr>
              <w:br/>
              <w:t>(-6.95 to -6.87)</w:t>
            </w:r>
          </w:p>
        </w:tc>
        <w:tc>
          <w:tcPr>
            <w:tcW w:w="811" w:type="dxa"/>
            <w:tcBorders>
              <w:right w:val="single" w:sz="4" w:space="0" w:color="000000"/>
            </w:tcBorders>
            <w:vAlign w:val="center"/>
          </w:tcPr>
          <w:p w14:paraId="2B402FA4" w14:textId="77777777" w:rsidR="00DC6668" w:rsidRDefault="00000000">
            <w:pPr>
              <w:pStyle w:val="TableContents"/>
              <w:widowControl w:val="0"/>
              <w:spacing w:after="0"/>
              <w:jc w:val="center"/>
              <w:rPr>
                <w:sz w:val="14"/>
                <w:szCs w:val="14"/>
              </w:rPr>
            </w:pPr>
            <w:r>
              <w:rPr>
                <w:sz w:val="14"/>
                <w:szCs w:val="14"/>
              </w:rPr>
              <w:t>-7.12 (±0.06)</w:t>
            </w:r>
          </w:p>
        </w:tc>
        <w:tc>
          <w:tcPr>
            <w:tcW w:w="1170" w:type="dxa"/>
            <w:tcMar>
              <w:top w:w="0" w:type="dxa"/>
              <w:left w:w="30" w:type="dxa"/>
              <w:bottom w:w="0" w:type="dxa"/>
              <w:right w:w="30" w:type="dxa"/>
            </w:tcMar>
            <w:vAlign w:val="center"/>
          </w:tcPr>
          <w:p w14:paraId="58707879" w14:textId="77777777" w:rsidR="00DC6668" w:rsidRDefault="00000000">
            <w:pPr>
              <w:pStyle w:val="TableContents"/>
              <w:widowControl w:val="0"/>
              <w:spacing w:after="0"/>
              <w:jc w:val="center"/>
              <w:rPr>
                <w:sz w:val="14"/>
                <w:szCs w:val="14"/>
              </w:rPr>
            </w:pPr>
            <w:r>
              <w:rPr>
                <w:sz w:val="14"/>
                <w:szCs w:val="14"/>
              </w:rPr>
              <w:t>43.64</w:t>
            </w:r>
            <w:r>
              <w:rPr>
                <w:sz w:val="14"/>
                <w:szCs w:val="14"/>
              </w:rPr>
              <w:br/>
              <w:t>(43.43 to 43.87)</w:t>
            </w:r>
          </w:p>
        </w:tc>
        <w:tc>
          <w:tcPr>
            <w:tcW w:w="899" w:type="dxa"/>
            <w:tcMar>
              <w:top w:w="0" w:type="dxa"/>
              <w:left w:w="30" w:type="dxa"/>
              <w:bottom w:w="0" w:type="dxa"/>
              <w:right w:w="30" w:type="dxa"/>
            </w:tcMar>
            <w:vAlign w:val="center"/>
          </w:tcPr>
          <w:p w14:paraId="6DCAA840" w14:textId="77777777" w:rsidR="00DC6668" w:rsidRDefault="00000000">
            <w:pPr>
              <w:pStyle w:val="TableContents"/>
              <w:widowControl w:val="0"/>
              <w:spacing w:after="0"/>
              <w:jc w:val="center"/>
              <w:rPr>
                <w:sz w:val="14"/>
                <w:szCs w:val="14"/>
              </w:rPr>
            </w:pPr>
            <w:r>
              <w:rPr>
                <w:sz w:val="14"/>
                <w:szCs w:val="14"/>
              </w:rPr>
              <w:t>45.6</w:t>
            </w:r>
          </w:p>
        </w:tc>
        <w:tc>
          <w:tcPr>
            <w:tcW w:w="811" w:type="dxa"/>
            <w:tcBorders>
              <w:left w:val="single" w:sz="4" w:space="0" w:color="000000"/>
            </w:tcBorders>
            <w:vAlign w:val="center"/>
          </w:tcPr>
          <w:p w14:paraId="12A5877A" w14:textId="77777777" w:rsidR="00DC6668" w:rsidRDefault="00000000">
            <w:pPr>
              <w:pStyle w:val="TableContents"/>
              <w:widowControl w:val="0"/>
              <w:spacing w:after="0"/>
              <w:jc w:val="center"/>
              <w:rPr>
                <w:sz w:val="14"/>
                <w:szCs w:val="14"/>
              </w:rPr>
            </w:pPr>
            <w:r>
              <w:rPr>
                <w:sz w:val="14"/>
                <w:szCs w:val="14"/>
              </w:rPr>
              <w:t>8.5</w:t>
            </w:r>
          </w:p>
        </w:tc>
        <w:tc>
          <w:tcPr>
            <w:tcW w:w="809" w:type="dxa"/>
            <w:tcMar>
              <w:top w:w="0" w:type="dxa"/>
              <w:left w:w="30" w:type="dxa"/>
              <w:bottom w:w="0" w:type="dxa"/>
              <w:right w:w="30" w:type="dxa"/>
            </w:tcMar>
            <w:vAlign w:val="center"/>
          </w:tcPr>
          <w:p w14:paraId="734B2045" w14:textId="77777777" w:rsidR="00DC6668" w:rsidRDefault="00000000">
            <w:pPr>
              <w:pStyle w:val="TableContents"/>
              <w:widowControl w:val="0"/>
              <w:spacing w:after="0"/>
              <w:jc w:val="center"/>
              <w:rPr>
                <w:sz w:val="14"/>
                <w:szCs w:val="14"/>
              </w:rPr>
            </w:pPr>
            <w:r>
              <w:rPr>
                <w:sz w:val="14"/>
                <w:szCs w:val="14"/>
              </w:rPr>
              <w:t>10.1</w:t>
            </w:r>
          </w:p>
        </w:tc>
        <w:tc>
          <w:tcPr>
            <w:tcW w:w="812" w:type="dxa"/>
            <w:tcMar>
              <w:top w:w="0" w:type="dxa"/>
              <w:left w:w="30" w:type="dxa"/>
              <w:bottom w:w="0" w:type="dxa"/>
              <w:right w:w="30" w:type="dxa"/>
            </w:tcMar>
            <w:vAlign w:val="center"/>
          </w:tcPr>
          <w:p w14:paraId="2421E5D0" w14:textId="77777777" w:rsidR="00DC6668" w:rsidRDefault="00000000">
            <w:pPr>
              <w:pStyle w:val="TableContents"/>
              <w:widowControl w:val="0"/>
              <w:spacing w:after="0"/>
              <w:jc w:val="center"/>
              <w:rPr>
                <w:sz w:val="14"/>
                <w:szCs w:val="14"/>
              </w:rPr>
            </w:pPr>
            <w:r>
              <w:rPr>
                <w:sz w:val="14"/>
                <w:szCs w:val="14"/>
              </w:rPr>
              <w:t>3.1</w:t>
            </w:r>
          </w:p>
        </w:tc>
        <w:tc>
          <w:tcPr>
            <w:tcW w:w="707" w:type="dxa"/>
            <w:tcMar>
              <w:top w:w="0" w:type="dxa"/>
              <w:left w:w="30" w:type="dxa"/>
              <w:bottom w:w="0" w:type="dxa"/>
              <w:right w:w="30" w:type="dxa"/>
            </w:tcMar>
            <w:vAlign w:val="center"/>
          </w:tcPr>
          <w:p w14:paraId="437A2205" w14:textId="77777777" w:rsidR="00DC6668" w:rsidRDefault="00000000">
            <w:pPr>
              <w:pStyle w:val="TableContents"/>
              <w:widowControl w:val="0"/>
              <w:spacing w:after="0"/>
              <w:jc w:val="center"/>
              <w:rPr>
                <w:sz w:val="14"/>
                <w:szCs w:val="14"/>
              </w:rPr>
            </w:pPr>
            <w:r>
              <w:rPr>
                <w:sz w:val="14"/>
                <w:szCs w:val="14"/>
              </w:rPr>
              <w:t>4.4</w:t>
            </w:r>
          </w:p>
        </w:tc>
      </w:tr>
      <w:tr w:rsidR="00DC6668" w14:paraId="786A4DC2" w14:textId="77777777">
        <w:trPr>
          <w:trHeight w:val="256"/>
        </w:trPr>
        <w:tc>
          <w:tcPr>
            <w:tcW w:w="1618" w:type="dxa"/>
            <w:tcMar>
              <w:top w:w="0" w:type="dxa"/>
              <w:left w:w="30" w:type="dxa"/>
              <w:bottom w:w="0" w:type="dxa"/>
              <w:right w:w="30" w:type="dxa"/>
            </w:tcMar>
            <w:vAlign w:val="center"/>
          </w:tcPr>
          <w:p w14:paraId="79FBCC7B" w14:textId="77777777" w:rsidR="00DC6668" w:rsidRDefault="00000000">
            <w:pPr>
              <w:jc w:val="center"/>
              <w:rPr>
                <w:sz w:val="14"/>
                <w:szCs w:val="14"/>
              </w:rPr>
            </w:pPr>
            <w:r>
              <w:rPr>
                <w:sz w:val="14"/>
                <w:szCs w:val="14"/>
              </w:rPr>
              <w:t>5’-ACCGGU-3’</w:t>
            </w:r>
            <w:r>
              <w:rPr>
                <w:sz w:val="14"/>
                <w:szCs w:val="14"/>
                <w:vertAlign w:val="superscript"/>
              </w:rPr>
              <w:t>a</w:t>
            </w:r>
            <w:r>
              <w:rPr>
                <w:sz w:val="14"/>
                <w:szCs w:val="14"/>
              </w:rPr>
              <w:br/>
              <w:t>3’-UGGCCA-3’</w:t>
            </w:r>
          </w:p>
        </w:tc>
        <w:tc>
          <w:tcPr>
            <w:tcW w:w="1351" w:type="dxa"/>
            <w:tcBorders>
              <w:left w:val="single" w:sz="4" w:space="0" w:color="000000"/>
            </w:tcBorders>
            <w:vAlign w:val="center"/>
          </w:tcPr>
          <w:p w14:paraId="4BE08C76" w14:textId="77777777" w:rsidR="00DC6668" w:rsidRDefault="00000000">
            <w:pPr>
              <w:pStyle w:val="TableContents"/>
              <w:widowControl w:val="0"/>
              <w:spacing w:after="0"/>
              <w:jc w:val="center"/>
              <w:rPr>
                <w:sz w:val="14"/>
                <w:szCs w:val="14"/>
              </w:rPr>
            </w:pPr>
            <w:r>
              <w:rPr>
                <w:sz w:val="14"/>
                <w:szCs w:val="14"/>
              </w:rPr>
              <w:t>-171.31</w:t>
            </w:r>
            <w:r>
              <w:rPr>
                <w:sz w:val="14"/>
                <w:szCs w:val="14"/>
              </w:rPr>
              <w:br/>
              <w:t>(-60.51 to -59.15)</w:t>
            </w:r>
          </w:p>
        </w:tc>
        <w:tc>
          <w:tcPr>
            <w:tcW w:w="901" w:type="dxa"/>
            <w:tcBorders>
              <w:right w:val="single" w:sz="4" w:space="0" w:color="000000"/>
            </w:tcBorders>
            <w:vAlign w:val="center"/>
          </w:tcPr>
          <w:p w14:paraId="0079556D" w14:textId="77777777" w:rsidR="00DC6668" w:rsidRDefault="00000000">
            <w:pPr>
              <w:pStyle w:val="TableContents"/>
              <w:widowControl w:val="0"/>
              <w:spacing w:after="0"/>
              <w:jc w:val="center"/>
              <w:rPr>
                <w:sz w:val="14"/>
                <w:szCs w:val="14"/>
              </w:rPr>
            </w:pPr>
            <w:r>
              <w:rPr>
                <w:sz w:val="14"/>
                <w:szCs w:val="14"/>
              </w:rPr>
              <w:t>-59.8</w:t>
            </w:r>
            <w:r>
              <w:rPr>
                <w:sz w:val="14"/>
                <w:szCs w:val="14"/>
              </w:rPr>
              <w:br/>
            </w:r>
            <w:commentRangeStart w:id="109"/>
            <w:r>
              <w:rPr>
                <w:sz w:val="14"/>
                <w:szCs w:val="14"/>
              </w:rPr>
              <w:t>(±1</w:t>
            </w:r>
            <w:commentRangeEnd w:id="109"/>
            <w:r w:rsidR="00B54295">
              <w:rPr>
                <w:rStyle w:val="CommentReference"/>
              </w:rPr>
              <w:commentReference w:id="109"/>
            </w:r>
            <w:r>
              <w:rPr>
                <w:sz w:val="14"/>
                <w:szCs w:val="14"/>
              </w:rPr>
              <w:t>)</w:t>
            </w:r>
          </w:p>
        </w:tc>
        <w:tc>
          <w:tcPr>
            <w:tcW w:w="1439" w:type="dxa"/>
            <w:tcMar>
              <w:top w:w="0" w:type="dxa"/>
              <w:left w:w="30" w:type="dxa"/>
              <w:bottom w:w="0" w:type="dxa"/>
              <w:right w:w="30" w:type="dxa"/>
            </w:tcMar>
            <w:vAlign w:val="center"/>
          </w:tcPr>
          <w:p w14:paraId="49CEDFCF" w14:textId="77777777" w:rsidR="00DC6668" w:rsidRDefault="00000000">
            <w:pPr>
              <w:pStyle w:val="TableContents"/>
              <w:widowControl w:val="0"/>
              <w:spacing w:after="0"/>
              <w:jc w:val="center"/>
              <w:rPr>
                <w:sz w:val="14"/>
                <w:szCs w:val="14"/>
              </w:rPr>
            </w:pPr>
            <w:r>
              <w:rPr>
                <w:sz w:val="14"/>
                <w:szCs w:val="14"/>
              </w:rPr>
              <w:t>-171.31</w:t>
            </w:r>
            <w:r>
              <w:rPr>
                <w:sz w:val="14"/>
                <w:szCs w:val="14"/>
              </w:rPr>
              <w:br/>
              <w:t>(-173.56 to -169.19)</w:t>
            </w:r>
          </w:p>
        </w:tc>
        <w:tc>
          <w:tcPr>
            <w:tcW w:w="1081" w:type="dxa"/>
            <w:tcMar>
              <w:top w:w="0" w:type="dxa"/>
              <w:left w:w="30" w:type="dxa"/>
              <w:bottom w:w="0" w:type="dxa"/>
              <w:right w:w="30" w:type="dxa"/>
            </w:tcMar>
            <w:vAlign w:val="center"/>
          </w:tcPr>
          <w:p w14:paraId="206CDE4C" w14:textId="77777777" w:rsidR="00DC6668" w:rsidRDefault="00000000">
            <w:pPr>
              <w:pStyle w:val="TableContents"/>
              <w:widowControl w:val="0"/>
              <w:spacing w:after="0"/>
              <w:jc w:val="center"/>
              <w:rPr>
                <w:sz w:val="14"/>
                <w:szCs w:val="14"/>
              </w:rPr>
            </w:pPr>
            <w:r>
              <w:rPr>
                <w:sz w:val="14"/>
                <w:szCs w:val="14"/>
              </w:rPr>
              <w:t>-171.9</w:t>
            </w:r>
            <w:r>
              <w:rPr>
                <w:sz w:val="14"/>
                <w:szCs w:val="14"/>
              </w:rPr>
              <w:br/>
              <w:t>(±3.3)</w:t>
            </w:r>
          </w:p>
        </w:tc>
        <w:tc>
          <w:tcPr>
            <w:tcW w:w="1169" w:type="dxa"/>
            <w:tcBorders>
              <w:left w:val="single" w:sz="4" w:space="0" w:color="000000"/>
            </w:tcBorders>
            <w:vAlign w:val="center"/>
          </w:tcPr>
          <w:p w14:paraId="0B98BD3D" w14:textId="77777777" w:rsidR="00DC6668" w:rsidRDefault="00000000">
            <w:pPr>
              <w:pStyle w:val="TableContents"/>
              <w:widowControl w:val="0"/>
              <w:spacing w:after="0"/>
              <w:jc w:val="center"/>
              <w:rPr>
                <w:sz w:val="14"/>
                <w:szCs w:val="14"/>
              </w:rPr>
            </w:pPr>
            <w:r>
              <w:rPr>
                <w:sz w:val="14"/>
                <w:szCs w:val="14"/>
              </w:rPr>
              <w:t>-6.69</w:t>
            </w:r>
            <w:r>
              <w:rPr>
                <w:sz w:val="14"/>
                <w:szCs w:val="14"/>
              </w:rPr>
              <w:br/>
              <w:t>(-6.7 to -6.67)</w:t>
            </w:r>
          </w:p>
        </w:tc>
        <w:tc>
          <w:tcPr>
            <w:tcW w:w="811" w:type="dxa"/>
            <w:tcBorders>
              <w:right w:val="single" w:sz="4" w:space="0" w:color="000000"/>
            </w:tcBorders>
            <w:vAlign w:val="center"/>
          </w:tcPr>
          <w:p w14:paraId="7DA08667" w14:textId="77777777" w:rsidR="00DC6668" w:rsidRDefault="00000000">
            <w:pPr>
              <w:pStyle w:val="TableContents"/>
              <w:widowControl w:val="0"/>
              <w:spacing w:after="0"/>
              <w:jc w:val="center"/>
              <w:rPr>
                <w:sz w:val="14"/>
                <w:szCs w:val="14"/>
              </w:rPr>
            </w:pPr>
            <w:r>
              <w:rPr>
                <w:sz w:val="14"/>
                <w:szCs w:val="14"/>
              </w:rPr>
              <w:t>-6.52 (±0.01)</w:t>
            </w:r>
          </w:p>
        </w:tc>
        <w:tc>
          <w:tcPr>
            <w:tcW w:w="1170" w:type="dxa"/>
            <w:tcMar>
              <w:top w:w="0" w:type="dxa"/>
              <w:left w:w="30" w:type="dxa"/>
              <w:bottom w:w="0" w:type="dxa"/>
              <w:right w:w="30" w:type="dxa"/>
            </w:tcMar>
            <w:vAlign w:val="center"/>
          </w:tcPr>
          <w:p w14:paraId="125114EF" w14:textId="77777777" w:rsidR="00DC6668" w:rsidRDefault="00000000">
            <w:pPr>
              <w:pStyle w:val="TableContents"/>
              <w:widowControl w:val="0"/>
              <w:spacing w:after="0"/>
              <w:jc w:val="center"/>
              <w:rPr>
                <w:sz w:val="14"/>
                <w:szCs w:val="14"/>
              </w:rPr>
            </w:pPr>
            <w:r>
              <w:rPr>
                <w:sz w:val="14"/>
                <w:szCs w:val="14"/>
              </w:rPr>
              <w:t>42.33</w:t>
            </w:r>
            <w:r>
              <w:rPr>
                <w:sz w:val="14"/>
                <w:szCs w:val="14"/>
              </w:rPr>
              <w:br/>
              <w:t>(42.25 to 42.41)</w:t>
            </w:r>
          </w:p>
        </w:tc>
        <w:tc>
          <w:tcPr>
            <w:tcW w:w="899" w:type="dxa"/>
            <w:tcMar>
              <w:top w:w="0" w:type="dxa"/>
              <w:left w:w="30" w:type="dxa"/>
              <w:bottom w:w="0" w:type="dxa"/>
              <w:right w:w="30" w:type="dxa"/>
            </w:tcMar>
            <w:vAlign w:val="center"/>
          </w:tcPr>
          <w:p w14:paraId="4B9CBD83" w14:textId="77777777" w:rsidR="00DC6668" w:rsidRDefault="00000000">
            <w:pPr>
              <w:pStyle w:val="TableContents"/>
              <w:widowControl w:val="0"/>
              <w:spacing w:after="0"/>
              <w:jc w:val="center"/>
              <w:rPr>
                <w:sz w:val="14"/>
                <w:szCs w:val="14"/>
              </w:rPr>
            </w:pPr>
            <w:r>
              <w:rPr>
                <w:sz w:val="14"/>
                <w:szCs w:val="14"/>
              </w:rPr>
              <w:t>41.4</w:t>
            </w:r>
          </w:p>
        </w:tc>
        <w:tc>
          <w:tcPr>
            <w:tcW w:w="811" w:type="dxa"/>
            <w:tcBorders>
              <w:left w:val="single" w:sz="4" w:space="0" w:color="000000"/>
            </w:tcBorders>
            <w:vAlign w:val="center"/>
          </w:tcPr>
          <w:p w14:paraId="571F1644" w14:textId="77777777" w:rsidR="00DC6668" w:rsidRDefault="00000000">
            <w:pPr>
              <w:pStyle w:val="TableContents"/>
              <w:widowControl w:val="0"/>
              <w:spacing w:after="0"/>
              <w:jc w:val="center"/>
              <w:rPr>
                <w:sz w:val="14"/>
                <w:szCs w:val="14"/>
              </w:rPr>
            </w:pPr>
            <w:r>
              <w:rPr>
                <w:sz w:val="14"/>
                <w:szCs w:val="14"/>
              </w:rPr>
              <w:t>0.0</w:t>
            </w:r>
          </w:p>
        </w:tc>
        <w:tc>
          <w:tcPr>
            <w:tcW w:w="809" w:type="dxa"/>
            <w:tcMar>
              <w:top w:w="0" w:type="dxa"/>
              <w:left w:w="30" w:type="dxa"/>
              <w:bottom w:w="0" w:type="dxa"/>
              <w:right w:w="30" w:type="dxa"/>
            </w:tcMar>
            <w:vAlign w:val="center"/>
          </w:tcPr>
          <w:p w14:paraId="5EA61A13" w14:textId="77777777" w:rsidR="00DC6668" w:rsidRDefault="00000000">
            <w:pPr>
              <w:pStyle w:val="TableContents"/>
              <w:widowControl w:val="0"/>
              <w:spacing w:after="0"/>
              <w:jc w:val="center"/>
              <w:rPr>
                <w:sz w:val="14"/>
                <w:szCs w:val="14"/>
              </w:rPr>
            </w:pPr>
            <w:r>
              <w:rPr>
                <w:sz w:val="14"/>
                <w:szCs w:val="14"/>
              </w:rPr>
              <w:t>0.3</w:t>
            </w:r>
          </w:p>
        </w:tc>
        <w:tc>
          <w:tcPr>
            <w:tcW w:w="812" w:type="dxa"/>
            <w:tcMar>
              <w:top w:w="0" w:type="dxa"/>
              <w:left w:w="30" w:type="dxa"/>
              <w:bottom w:w="0" w:type="dxa"/>
              <w:right w:w="30" w:type="dxa"/>
            </w:tcMar>
            <w:vAlign w:val="center"/>
          </w:tcPr>
          <w:p w14:paraId="25432FE8" w14:textId="77777777" w:rsidR="00DC6668" w:rsidRDefault="00000000">
            <w:pPr>
              <w:pStyle w:val="TableContents"/>
              <w:widowControl w:val="0"/>
              <w:spacing w:after="0"/>
              <w:jc w:val="center"/>
              <w:rPr>
                <w:sz w:val="14"/>
                <w:szCs w:val="14"/>
              </w:rPr>
            </w:pPr>
            <w:r>
              <w:rPr>
                <w:sz w:val="14"/>
                <w:szCs w:val="14"/>
              </w:rPr>
              <w:t>2.6</w:t>
            </w:r>
          </w:p>
        </w:tc>
        <w:tc>
          <w:tcPr>
            <w:tcW w:w="707" w:type="dxa"/>
            <w:tcMar>
              <w:top w:w="0" w:type="dxa"/>
              <w:left w:w="30" w:type="dxa"/>
              <w:bottom w:w="0" w:type="dxa"/>
              <w:right w:w="30" w:type="dxa"/>
            </w:tcMar>
            <w:vAlign w:val="center"/>
          </w:tcPr>
          <w:p w14:paraId="1D91AB6E" w14:textId="77777777" w:rsidR="00DC6668" w:rsidRDefault="00000000">
            <w:pPr>
              <w:pStyle w:val="TableContents"/>
              <w:widowControl w:val="0"/>
              <w:spacing w:after="0"/>
              <w:jc w:val="center"/>
              <w:rPr>
                <w:sz w:val="14"/>
                <w:szCs w:val="14"/>
              </w:rPr>
            </w:pPr>
            <w:r>
              <w:rPr>
                <w:sz w:val="14"/>
                <w:szCs w:val="14"/>
              </w:rPr>
              <w:t>2.2</w:t>
            </w:r>
          </w:p>
        </w:tc>
      </w:tr>
      <w:tr w:rsidR="00DC6668" w14:paraId="63C16931" w14:textId="77777777">
        <w:trPr>
          <w:trHeight w:val="256"/>
        </w:trPr>
        <w:tc>
          <w:tcPr>
            <w:tcW w:w="1618" w:type="dxa"/>
            <w:tcMar>
              <w:top w:w="0" w:type="dxa"/>
              <w:left w:w="30" w:type="dxa"/>
              <w:bottom w:w="0" w:type="dxa"/>
              <w:right w:w="30" w:type="dxa"/>
            </w:tcMar>
            <w:vAlign w:val="center"/>
          </w:tcPr>
          <w:p w14:paraId="21361187" w14:textId="77777777" w:rsidR="00DC6668" w:rsidRDefault="00000000">
            <w:pPr>
              <w:jc w:val="center"/>
              <w:rPr>
                <w:sz w:val="14"/>
                <w:szCs w:val="14"/>
              </w:rPr>
            </w:pPr>
            <w:r>
              <w:rPr>
                <w:sz w:val="14"/>
                <w:szCs w:val="14"/>
              </w:rPr>
              <w:t>5’-CCAUGG-3’</w:t>
            </w:r>
            <w:r>
              <w:rPr>
                <w:sz w:val="14"/>
                <w:szCs w:val="14"/>
                <w:vertAlign w:val="superscript"/>
              </w:rPr>
              <w:t>a</w:t>
            </w:r>
            <w:r>
              <w:rPr>
                <w:sz w:val="14"/>
                <w:szCs w:val="14"/>
              </w:rPr>
              <w:br/>
              <w:t>3’-GGUACC-5’</w:t>
            </w:r>
          </w:p>
        </w:tc>
        <w:tc>
          <w:tcPr>
            <w:tcW w:w="1351" w:type="dxa"/>
            <w:tcBorders>
              <w:left w:val="single" w:sz="4" w:space="0" w:color="000000"/>
            </w:tcBorders>
            <w:vAlign w:val="center"/>
          </w:tcPr>
          <w:p w14:paraId="324B19DF" w14:textId="77777777" w:rsidR="00DC6668" w:rsidRDefault="00000000">
            <w:pPr>
              <w:pStyle w:val="TableContents"/>
              <w:widowControl w:val="0"/>
              <w:spacing w:after="0"/>
              <w:jc w:val="center"/>
              <w:rPr>
                <w:sz w:val="14"/>
                <w:szCs w:val="14"/>
              </w:rPr>
            </w:pPr>
            <w:r>
              <w:rPr>
                <w:sz w:val="14"/>
                <w:szCs w:val="14"/>
              </w:rPr>
              <w:t>-186.82</w:t>
            </w:r>
            <w:r>
              <w:rPr>
                <w:sz w:val="14"/>
                <w:szCs w:val="14"/>
              </w:rPr>
              <w:br/>
              <w:t>(-69.92 to -66.25)</w:t>
            </w:r>
          </w:p>
        </w:tc>
        <w:tc>
          <w:tcPr>
            <w:tcW w:w="901" w:type="dxa"/>
            <w:tcBorders>
              <w:right w:val="single" w:sz="4" w:space="0" w:color="000000"/>
            </w:tcBorders>
            <w:vAlign w:val="center"/>
          </w:tcPr>
          <w:p w14:paraId="062C51D6" w14:textId="77777777" w:rsidR="00DC6668" w:rsidRDefault="00000000">
            <w:pPr>
              <w:pStyle w:val="TableContents"/>
              <w:widowControl w:val="0"/>
              <w:spacing w:after="0"/>
              <w:jc w:val="center"/>
              <w:rPr>
                <w:sz w:val="14"/>
                <w:szCs w:val="14"/>
              </w:rPr>
            </w:pPr>
            <w:r>
              <w:rPr>
                <w:sz w:val="14"/>
                <w:szCs w:val="14"/>
              </w:rPr>
              <w:t>-65.85</w:t>
            </w:r>
            <w:r>
              <w:rPr>
                <w:sz w:val="14"/>
                <w:szCs w:val="14"/>
              </w:rPr>
              <w:br/>
              <w:t xml:space="preserve"> (±1.448)</w:t>
            </w:r>
          </w:p>
        </w:tc>
        <w:tc>
          <w:tcPr>
            <w:tcW w:w="1439" w:type="dxa"/>
            <w:tcMar>
              <w:top w:w="0" w:type="dxa"/>
              <w:left w:w="30" w:type="dxa"/>
              <w:bottom w:w="0" w:type="dxa"/>
              <w:right w:w="30" w:type="dxa"/>
            </w:tcMar>
            <w:vAlign w:val="center"/>
          </w:tcPr>
          <w:p w14:paraId="6D4C3FB4" w14:textId="77777777" w:rsidR="00DC6668" w:rsidRDefault="00000000">
            <w:pPr>
              <w:pStyle w:val="TableContents"/>
              <w:widowControl w:val="0"/>
              <w:spacing w:after="0"/>
              <w:jc w:val="center"/>
              <w:rPr>
                <w:sz w:val="14"/>
                <w:szCs w:val="14"/>
              </w:rPr>
            </w:pPr>
            <w:r>
              <w:rPr>
                <w:sz w:val="14"/>
                <w:szCs w:val="14"/>
              </w:rPr>
              <w:t>-186.82</w:t>
            </w:r>
            <w:r>
              <w:rPr>
                <w:sz w:val="14"/>
                <w:szCs w:val="14"/>
              </w:rPr>
              <w:br/>
              <w:t>(-192.62 to -181.35)</w:t>
            </w:r>
          </w:p>
        </w:tc>
        <w:tc>
          <w:tcPr>
            <w:tcW w:w="1081" w:type="dxa"/>
            <w:tcMar>
              <w:top w:w="0" w:type="dxa"/>
              <w:left w:w="30" w:type="dxa"/>
              <w:bottom w:w="0" w:type="dxa"/>
              <w:right w:w="30" w:type="dxa"/>
            </w:tcMar>
            <w:vAlign w:val="center"/>
          </w:tcPr>
          <w:p w14:paraId="2134C8BD" w14:textId="77777777" w:rsidR="00DC6668" w:rsidRDefault="00000000">
            <w:pPr>
              <w:pStyle w:val="TableContents"/>
              <w:widowControl w:val="0"/>
              <w:spacing w:after="0"/>
              <w:jc w:val="center"/>
              <w:rPr>
                <w:sz w:val="14"/>
                <w:szCs w:val="14"/>
              </w:rPr>
            </w:pPr>
            <w:r>
              <w:rPr>
                <w:sz w:val="14"/>
                <w:szCs w:val="14"/>
              </w:rPr>
              <w:t>-180.82</w:t>
            </w:r>
            <w:r>
              <w:rPr>
                <w:sz w:val="14"/>
                <w:szCs w:val="14"/>
              </w:rPr>
              <w:br/>
              <w:t>(±4.495)</w:t>
            </w:r>
          </w:p>
        </w:tc>
        <w:tc>
          <w:tcPr>
            <w:tcW w:w="1169" w:type="dxa"/>
            <w:tcBorders>
              <w:left w:val="single" w:sz="4" w:space="0" w:color="000000"/>
            </w:tcBorders>
            <w:vAlign w:val="center"/>
          </w:tcPr>
          <w:p w14:paraId="0105C751" w14:textId="77777777" w:rsidR="00DC6668" w:rsidRDefault="00000000">
            <w:pPr>
              <w:pStyle w:val="TableContents"/>
              <w:widowControl w:val="0"/>
              <w:spacing w:after="0"/>
              <w:jc w:val="center"/>
              <w:rPr>
                <w:sz w:val="14"/>
                <w:szCs w:val="14"/>
              </w:rPr>
            </w:pPr>
            <w:r>
              <w:rPr>
                <w:sz w:val="14"/>
                <w:szCs w:val="14"/>
              </w:rPr>
              <w:t>-10.09</w:t>
            </w:r>
            <w:r>
              <w:rPr>
                <w:sz w:val="14"/>
                <w:szCs w:val="14"/>
              </w:rPr>
              <w:br/>
              <w:t>(-10.19 to -10)</w:t>
            </w:r>
          </w:p>
        </w:tc>
        <w:tc>
          <w:tcPr>
            <w:tcW w:w="811" w:type="dxa"/>
            <w:tcBorders>
              <w:right w:val="single" w:sz="4" w:space="0" w:color="000000"/>
            </w:tcBorders>
            <w:vAlign w:val="center"/>
          </w:tcPr>
          <w:p w14:paraId="55BC1AEF" w14:textId="77777777" w:rsidR="00DC6668" w:rsidRDefault="00000000">
            <w:pPr>
              <w:pStyle w:val="TableContents"/>
              <w:widowControl w:val="0"/>
              <w:spacing w:after="0"/>
              <w:jc w:val="center"/>
              <w:rPr>
                <w:sz w:val="14"/>
                <w:szCs w:val="14"/>
              </w:rPr>
            </w:pPr>
            <w:r>
              <w:rPr>
                <w:sz w:val="14"/>
                <w:szCs w:val="14"/>
              </w:rPr>
              <w:t>-9.77 (±0.055)</w:t>
            </w:r>
          </w:p>
        </w:tc>
        <w:tc>
          <w:tcPr>
            <w:tcW w:w="1170" w:type="dxa"/>
            <w:tcMar>
              <w:top w:w="0" w:type="dxa"/>
              <w:left w:w="30" w:type="dxa"/>
              <w:bottom w:w="0" w:type="dxa"/>
              <w:right w:w="30" w:type="dxa"/>
            </w:tcMar>
            <w:vAlign w:val="center"/>
          </w:tcPr>
          <w:p w14:paraId="2C62189F" w14:textId="77777777" w:rsidR="00DC6668" w:rsidRDefault="00000000">
            <w:pPr>
              <w:pStyle w:val="TableContents"/>
              <w:widowControl w:val="0"/>
              <w:spacing w:after="0"/>
              <w:jc w:val="center"/>
              <w:rPr>
                <w:sz w:val="14"/>
                <w:szCs w:val="14"/>
              </w:rPr>
            </w:pPr>
            <w:r>
              <w:rPr>
                <w:sz w:val="14"/>
                <w:szCs w:val="14"/>
              </w:rPr>
              <w:t>54.13</w:t>
            </w:r>
            <w:r>
              <w:rPr>
                <w:sz w:val="14"/>
                <w:szCs w:val="14"/>
              </w:rPr>
              <w:br/>
              <w:t>(53.9 to 54.33)</w:t>
            </w:r>
          </w:p>
        </w:tc>
        <w:tc>
          <w:tcPr>
            <w:tcW w:w="899" w:type="dxa"/>
            <w:tcMar>
              <w:top w:w="0" w:type="dxa"/>
              <w:left w:w="30" w:type="dxa"/>
              <w:bottom w:w="0" w:type="dxa"/>
              <w:right w:w="30" w:type="dxa"/>
            </w:tcMar>
            <w:vAlign w:val="center"/>
          </w:tcPr>
          <w:p w14:paraId="4A5749E1" w14:textId="77777777" w:rsidR="00DC6668" w:rsidRDefault="00000000">
            <w:pPr>
              <w:pStyle w:val="TableContents"/>
              <w:widowControl w:val="0"/>
              <w:spacing w:after="0"/>
              <w:jc w:val="center"/>
              <w:rPr>
                <w:sz w:val="14"/>
                <w:szCs w:val="14"/>
              </w:rPr>
            </w:pPr>
            <w:r>
              <w:rPr>
                <w:sz w:val="14"/>
                <w:szCs w:val="14"/>
              </w:rPr>
              <w:t>53</w:t>
            </w:r>
          </w:p>
        </w:tc>
        <w:tc>
          <w:tcPr>
            <w:tcW w:w="811" w:type="dxa"/>
            <w:tcBorders>
              <w:left w:val="single" w:sz="4" w:space="0" w:color="000000"/>
            </w:tcBorders>
            <w:vAlign w:val="center"/>
          </w:tcPr>
          <w:p w14:paraId="11BA0679" w14:textId="77777777" w:rsidR="00DC6668" w:rsidRDefault="00000000">
            <w:pPr>
              <w:pStyle w:val="TableContents"/>
              <w:widowControl w:val="0"/>
              <w:spacing w:after="0"/>
              <w:jc w:val="center"/>
              <w:rPr>
                <w:sz w:val="14"/>
                <w:szCs w:val="14"/>
              </w:rPr>
            </w:pPr>
            <w:r>
              <w:rPr>
                <w:sz w:val="14"/>
                <w:szCs w:val="14"/>
              </w:rPr>
              <w:t>3.3</w:t>
            </w:r>
          </w:p>
        </w:tc>
        <w:tc>
          <w:tcPr>
            <w:tcW w:w="809" w:type="dxa"/>
            <w:tcMar>
              <w:top w:w="0" w:type="dxa"/>
              <w:left w:w="30" w:type="dxa"/>
              <w:bottom w:w="0" w:type="dxa"/>
              <w:right w:w="30" w:type="dxa"/>
            </w:tcMar>
            <w:vAlign w:val="center"/>
          </w:tcPr>
          <w:p w14:paraId="2896F93F" w14:textId="77777777" w:rsidR="00DC6668" w:rsidRDefault="00000000">
            <w:pPr>
              <w:pStyle w:val="TableContents"/>
              <w:widowControl w:val="0"/>
              <w:spacing w:after="0"/>
              <w:jc w:val="center"/>
              <w:rPr>
                <w:sz w:val="14"/>
                <w:szCs w:val="14"/>
              </w:rPr>
            </w:pPr>
            <w:r>
              <w:rPr>
                <w:sz w:val="14"/>
                <w:szCs w:val="14"/>
              </w:rPr>
              <w:t>3.3</w:t>
            </w:r>
          </w:p>
        </w:tc>
        <w:tc>
          <w:tcPr>
            <w:tcW w:w="812" w:type="dxa"/>
            <w:tcMar>
              <w:top w:w="0" w:type="dxa"/>
              <w:left w:w="30" w:type="dxa"/>
              <w:bottom w:w="0" w:type="dxa"/>
              <w:right w:w="30" w:type="dxa"/>
            </w:tcMar>
            <w:vAlign w:val="center"/>
          </w:tcPr>
          <w:p w14:paraId="42E49C96" w14:textId="77777777" w:rsidR="00DC6668" w:rsidRDefault="00000000">
            <w:pPr>
              <w:pStyle w:val="TableContents"/>
              <w:widowControl w:val="0"/>
              <w:spacing w:after="0"/>
              <w:jc w:val="center"/>
              <w:rPr>
                <w:sz w:val="14"/>
                <w:szCs w:val="14"/>
              </w:rPr>
            </w:pPr>
            <w:r>
              <w:rPr>
                <w:sz w:val="14"/>
                <w:szCs w:val="14"/>
              </w:rPr>
              <w:t>3.2</w:t>
            </w:r>
          </w:p>
        </w:tc>
        <w:tc>
          <w:tcPr>
            <w:tcW w:w="707" w:type="dxa"/>
            <w:tcMar>
              <w:top w:w="0" w:type="dxa"/>
              <w:left w:w="30" w:type="dxa"/>
              <w:bottom w:w="0" w:type="dxa"/>
              <w:right w:w="30" w:type="dxa"/>
            </w:tcMar>
            <w:vAlign w:val="center"/>
          </w:tcPr>
          <w:p w14:paraId="5757F0E5" w14:textId="77777777" w:rsidR="00DC6668" w:rsidRDefault="00000000">
            <w:pPr>
              <w:pStyle w:val="TableContents"/>
              <w:widowControl w:val="0"/>
              <w:spacing w:after="0"/>
              <w:jc w:val="center"/>
              <w:rPr>
                <w:sz w:val="14"/>
                <w:szCs w:val="14"/>
              </w:rPr>
            </w:pPr>
            <w:r>
              <w:rPr>
                <w:sz w:val="14"/>
                <w:szCs w:val="14"/>
              </w:rPr>
              <w:t>2.1</w:t>
            </w:r>
          </w:p>
        </w:tc>
      </w:tr>
      <w:tr w:rsidR="00DC6668" w14:paraId="5BF6DECD" w14:textId="77777777">
        <w:trPr>
          <w:trHeight w:val="256"/>
        </w:trPr>
        <w:tc>
          <w:tcPr>
            <w:tcW w:w="1618" w:type="dxa"/>
            <w:tcMar>
              <w:top w:w="0" w:type="dxa"/>
              <w:left w:w="30" w:type="dxa"/>
              <w:bottom w:w="0" w:type="dxa"/>
              <w:right w:w="30" w:type="dxa"/>
            </w:tcMar>
            <w:vAlign w:val="center"/>
          </w:tcPr>
          <w:p w14:paraId="0DED5B24" w14:textId="77777777" w:rsidR="00DC6668" w:rsidRDefault="00000000">
            <w:pPr>
              <w:jc w:val="center"/>
              <w:rPr>
                <w:sz w:val="14"/>
                <w:szCs w:val="14"/>
              </w:rPr>
            </w:pPr>
            <w:r>
              <w:rPr>
                <w:sz w:val="14"/>
                <w:szCs w:val="14"/>
              </w:rPr>
              <w:t>5’-GAUAUAUC-3’</w:t>
            </w:r>
            <w:r>
              <w:rPr>
                <w:b/>
                <w:bCs/>
                <w:sz w:val="14"/>
                <w:szCs w:val="14"/>
                <w:vertAlign w:val="superscript"/>
              </w:rPr>
              <w:t>a</w:t>
            </w:r>
            <w:r>
              <w:rPr>
                <w:sz w:val="14"/>
                <w:szCs w:val="14"/>
              </w:rPr>
              <w:br/>
              <w:t>3’-CUAUAUAG-5’</w:t>
            </w:r>
          </w:p>
        </w:tc>
        <w:tc>
          <w:tcPr>
            <w:tcW w:w="1351" w:type="dxa"/>
            <w:tcBorders>
              <w:left w:val="single" w:sz="4" w:space="0" w:color="000000"/>
            </w:tcBorders>
            <w:vAlign w:val="center"/>
          </w:tcPr>
          <w:p w14:paraId="65CE1B7D" w14:textId="77777777" w:rsidR="00DC6668" w:rsidRDefault="00000000">
            <w:pPr>
              <w:pStyle w:val="TableContents"/>
              <w:widowControl w:val="0"/>
              <w:spacing w:after="0"/>
              <w:jc w:val="center"/>
              <w:rPr>
                <w:sz w:val="14"/>
                <w:szCs w:val="14"/>
              </w:rPr>
            </w:pPr>
            <w:r>
              <w:rPr>
                <w:sz w:val="14"/>
                <w:szCs w:val="14"/>
              </w:rPr>
              <w:t>-154.04</w:t>
            </w:r>
            <w:r>
              <w:rPr>
                <w:sz w:val="14"/>
                <w:szCs w:val="14"/>
              </w:rPr>
              <w:br/>
              <w:t>(-56.71 to -54.76)</w:t>
            </w:r>
          </w:p>
        </w:tc>
        <w:tc>
          <w:tcPr>
            <w:tcW w:w="901" w:type="dxa"/>
            <w:tcBorders>
              <w:right w:val="single" w:sz="4" w:space="0" w:color="000000"/>
            </w:tcBorders>
            <w:vAlign w:val="center"/>
          </w:tcPr>
          <w:p w14:paraId="2F017915" w14:textId="77777777" w:rsidR="00DC6668" w:rsidRDefault="00000000">
            <w:pPr>
              <w:pStyle w:val="TableContents"/>
              <w:widowControl w:val="0"/>
              <w:spacing w:after="0"/>
              <w:jc w:val="center"/>
              <w:rPr>
                <w:sz w:val="14"/>
                <w:szCs w:val="14"/>
              </w:rPr>
            </w:pPr>
            <w:r>
              <w:rPr>
                <w:sz w:val="14"/>
                <w:szCs w:val="14"/>
              </w:rPr>
              <w:t>-52</w:t>
            </w:r>
            <w:r>
              <w:rPr>
                <w:sz w:val="14"/>
                <w:szCs w:val="14"/>
              </w:rPr>
              <w:br/>
              <w:t>(±3.8)</w:t>
            </w:r>
          </w:p>
        </w:tc>
        <w:tc>
          <w:tcPr>
            <w:tcW w:w="1439" w:type="dxa"/>
            <w:tcMar>
              <w:top w:w="0" w:type="dxa"/>
              <w:left w:w="30" w:type="dxa"/>
              <w:bottom w:w="0" w:type="dxa"/>
              <w:right w:w="30" w:type="dxa"/>
            </w:tcMar>
            <w:vAlign w:val="center"/>
          </w:tcPr>
          <w:p w14:paraId="668ED8F8" w14:textId="77777777" w:rsidR="00DC6668" w:rsidRDefault="00000000">
            <w:pPr>
              <w:pStyle w:val="TableContents"/>
              <w:widowControl w:val="0"/>
              <w:spacing w:after="0"/>
              <w:jc w:val="center"/>
              <w:rPr>
                <w:sz w:val="14"/>
                <w:szCs w:val="14"/>
              </w:rPr>
            </w:pPr>
            <w:r>
              <w:rPr>
                <w:sz w:val="14"/>
                <w:szCs w:val="14"/>
              </w:rPr>
              <w:t>-154.04</w:t>
            </w:r>
            <w:r>
              <w:rPr>
                <w:sz w:val="14"/>
                <w:szCs w:val="14"/>
              </w:rPr>
              <w:br/>
              <w:t>(-156.9 to -150.91)</w:t>
            </w:r>
          </w:p>
        </w:tc>
        <w:tc>
          <w:tcPr>
            <w:tcW w:w="1081" w:type="dxa"/>
            <w:tcMar>
              <w:top w:w="0" w:type="dxa"/>
              <w:left w:w="30" w:type="dxa"/>
              <w:bottom w:w="0" w:type="dxa"/>
              <w:right w:w="30" w:type="dxa"/>
            </w:tcMar>
            <w:vAlign w:val="center"/>
          </w:tcPr>
          <w:p w14:paraId="112680BB" w14:textId="77777777" w:rsidR="00DC6668" w:rsidRDefault="00000000">
            <w:pPr>
              <w:pStyle w:val="TableContents"/>
              <w:widowControl w:val="0"/>
              <w:spacing w:after="0"/>
              <w:jc w:val="center"/>
              <w:rPr>
                <w:sz w:val="14"/>
                <w:szCs w:val="14"/>
              </w:rPr>
            </w:pPr>
            <w:r>
              <w:rPr>
                <w:sz w:val="14"/>
                <w:szCs w:val="14"/>
              </w:rPr>
              <w:t>-142.6</w:t>
            </w:r>
            <w:r>
              <w:rPr>
                <w:sz w:val="14"/>
                <w:szCs w:val="14"/>
              </w:rPr>
              <w:br/>
              <w:t>(±11.9)</w:t>
            </w:r>
          </w:p>
        </w:tc>
        <w:tc>
          <w:tcPr>
            <w:tcW w:w="1169" w:type="dxa"/>
            <w:tcBorders>
              <w:left w:val="single" w:sz="4" w:space="0" w:color="000000"/>
            </w:tcBorders>
            <w:vAlign w:val="center"/>
          </w:tcPr>
          <w:p w14:paraId="0D254939" w14:textId="77777777" w:rsidR="00DC6668" w:rsidRDefault="00000000">
            <w:pPr>
              <w:pStyle w:val="TableContents"/>
              <w:widowControl w:val="0"/>
              <w:spacing w:after="0"/>
              <w:jc w:val="center"/>
              <w:rPr>
                <w:sz w:val="14"/>
                <w:szCs w:val="14"/>
              </w:rPr>
            </w:pPr>
            <w:r>
              <w:rPr>
                <w:sz w:val="14"/>
                <w:szCs w:val="14"/>
              </w:rPr>
              <w:t>-8</w:t>
            </w:r>
            <w:r>
              <w:rPr>
                <w:sz w:val="14"/>
                <w:szCs w:val="14"/>
              </w:rPr>
              <w:br/>
              <w:t>(-8.05 to -7.97)</w:t>
            </w:r>
          </w:p>
        </w:tc>
        <w:tc>
          <w:tcPr>
            <w:tcW w:w="811" w:type="dxa"/>
            <w:tcBorders>
              <w:right w:val="single" w:sz="4" w:space="0" w:color="000000"/>
            </w:tcBorders>
            <w:vAlign w:val="center"/>
          </w:tcPr>
          <w:p w14:paraId="6A76C787" w14:textId="77777777" w:rsidR="00DC6668" w:rsidRDefault="00000000">
            <w:pPr>
              <w:pStyle w:val="TableContents"/>
              <w:widowControl w:val="0"/>
              <w:spacing w:after="0"/>
              <w:jc w:val="center"/>
              <w:rPr>
                <w:sz w:val="14"/>
                <w:szCs w:val="14"/>
              </w:rPr>
            </w:pPr>
            <w:r>
              <w:rPr>
                <w:sz w:val="14"/>
                <w:szCs w:val="14"/>
              </w:rPr>
              <w:t>-7.72 (±0.16)</w:t>
            </w:r>
          </w:p>
        </w:tc>
        <w:tc>
          <w:tcPr>
            <w:tcW w:w="1170" w:type="dxa"/>
            <w:tcMar>
              <w:top w:w="0" w:type="dxa"/>
              <w:left w:w="30" w:type="dxa"/>
              <w:bottom w:w="0" w:type="dxa"/>
              <w:right w:w="30" w:type="dxa"/>
            </w:tcMar>
            <w:vAlign w:val="center"/>
          </w:tcPr>
          <w:p w14:paraId="69D16C3E" w14:textId="77777777" w:rsidR="00DC6668" w:rsidRDefault="00000000">
            <w:pPr>
              <w:pStyle w:val="TableContents"/>
              <w:widowControl w:val="0"/>
              <w:spacing w:after="0"/>
              <w:jc w:val="center"/>
              <w:rPr>
                <w:sz w:val="14"/>
                <w:szCs w:val="14"/>
              </w:rPr>
            </w:pPr>
            <w:r>
              <w:rPr>
                <w:sz w:val="14"/>
                <w:szCs w:val="14"/>
              </w:rPr>
              <w:t>50.49</w:t>
            </w:r>
            <w:r>
              <w:rPr>
                <w:sz w:val="14"/>
                <w:szCs w:val="14"/>
              </w:rPr>
              <w:br/>
              <w:t>(50.37 to 50.61)</w:t>
            </w:r>
          </w:p>
        </w:tc>
        <w:tc>
          <w:tcPr>
            <w:tcW w:w="899" w:type="dxa"/>
            <w:tcMar>
              <w:top w:w="0" w:type="dxa"/>
              <w:left w:w="30" w:type="dxa"/>
              <w:bottom w:w="0" w:type="dxa"/>
              <w:right w:w="30" w:type="dxa"/>
            </w:tcMar>
            <w:vAlign w:val="center"/>
          </w:tcPr>
          <w:p w14:paraId="22327D70" w14:textId="77777777" w:rsidR="00DC6668" w:rsidRDefault="00000000">
            <w:pPr>
              <w:pStyle w:val="TableContents"/>
              <w:widowControl w:val="0"/>
              <w:spacing w:after="0"/>
              <w:jc w:val="center"/>
              <w:rPr>
                <w:sz w:val="14"/>
                <w:szCs w:val="14"/>
              </w:rPr>
            </w:pPr>
            <w:r>
              <w:rPr>
                <w:sz w:val="14"/>
                <w:szCs w:val="14"/>
              </w:rPr>
              <w:t>49.7</w:t>
            </w:r>
          </w:p>
        </w:tc>
        <w:tc>
          <w:tcPr>
            <w:tcW w:w="811" w:type="dxa"/>
            <w:tcBorders>
              <w:left w:val="single" w:sz="4" w:space="0" w:color="000000"/>
            </w:tcBorders>
            <w:vAlign w:val="center"/>
          </w:tcPr>
          <w:p w14:paraId="0602EF48" w14:textId="77777777" w:rsidR="00DC6668" w:rsidRDefault="00000000">
            <w:pPr>
              <w:pStyle w:val="TableContents"/>
              <w:widowControl w:val="0"/>
              <w:spacing w:after="0"/>
              <w:jc w:val="center"/>
              <w:rPr>
                <w:sz w:val="14"/>
                <w:szCs w:val="14"/>
              </w:rPr>
            </w:pPr>
            <w:r>
              <w:rPr>
                <w:sz w:val="14"/>
                <w:szCs w:val="14"/>
              </w:rPr>
              <w:t>7.0</w:t>
            </w:r>
          </w:p>
        </w:tc>
        <w:tc>
          <w:tcPr>
            <w:tcW w:w="809" w:type="dxa"/>
            <w:tcMar>
              <w:top w:w="0" w:type="dxa"/>
              <w:left w:w="30" w:type="dxa"/>
              <w:bottom w:w="0" w:type="dxa"/>
              <w:right w:w="30" w:type="dxa"/>
            </w:tcMar>
            <w:vAlign w:val="center"/>
          </w:tcPr>
          <w:p w14:paraId="39A25C79" w14:textId="77777777" w:rsidR="00DC6668" w:rsidRDefault="00000000">
            <w:pPr>
              <w:pStyle w:val="TableContents"/>
              <w:widowControl w:val="0"/>
              <w:spacing w:after="0"/>
              <w:jc w:val="center"/>
              <w:rPr>
                <w:sz w:val="14"/>
                <w:szCs w:val="14"/>
              </w:rPr>
            </w:pPr>
            <w:r>
              <w:rPr>
                <w:sz w:val="14"/>
                <w:szCs w:val="14"/>
              </w:rPr>
              <w:t>7.7</w:t>
            </w:r>
          </w:p>
        </w:tc>
        <w:tc>
          <w:tcPr>
            <w:tcW w:w="812" w:type="dxa"/>
            <w:tcMar>
              <w:top w:w="0" w:type="dxa"/>
              <w:left w:w="30" w:type="dxa"/>
              <w:bottom w:w="0" w:type="dxa"/>
              <w:right w:w="30" w:type="dxa"/>
            </w:tcMar>
            <w:vAlign w:val="center"/>
          </w:tcPr>
          <w:p w14:paraId="24C25418" w14:textId="77777777" w:rsidR="00DC6668" w:rsidRDefault="00000000">
            <w:pPr>
              <w:pStyle w:val="TableContents"/>
              <w:widowControl w:val="0"/>
              <w:spacing w:after="0"/>
              <w:jc w:val="center"/>
              <w:rPr>
                <w:sz w:val="14"/>
                <w:szCs w:val="14"/>
              </w:rPr>
            </w:pPr>
            <w:r>
              <w:rPr>
                <w:sz w:val="14"/>
                <w:szCs w:val="14"/>
              </w:rPr>
              <w:t>3.6</w:t>
            </w:r>
          </w:p>
        </w:tc>
        <w:tc>
          <w:tcPr>
            <w:tcW w:w="707" w:type="dxa"/>
            <w:tcMar>
              <w:top w:w="0" w:type="dxa"/>
              <w:left w:w="30" w:type="dxa"/>
              <w:bottom w:w="0" w:type="dxa"/>
              <w:right w:w="30" w:type="dxa"/>
            </w:tcMar>
            <w:vAlign w:val="center"/>
          </w:tcPr>
          <w:p w14:paraId="4E20D0CB" w14:textId="77777777" w:rsidR="00DC6668" w:rsidRDefault="00000000">
            <w:pPr>
              <w:pStyle w:val="TableContents"/>
              <w:widowControl w:val="0"/>
              <w:spacing w:after="0"/>
              <w:jc w:val="center"/>
              <w:rPr>
                <w:sz w:val="14"/>
                <w:szCs w:val="14"/>
              </w:rPr>
            </w:pPr>
            <w:r>
              <w:rPr>
                <w:sz w:val="14"/>
                <w:szCs w:val="14"/>
              </w:rPr>
              <w:t>1.6</w:t>
            </w:r>
          </w:p>
        </w:tc>
      </w:tr>
      <w:tr w:rsidR="00DC6668" w14:paraId="37013041" w14:textId="77777777">
        <w:trPr>
          <w:trHeight w:val="256"/>
        </w:trPr>
        <w:tc>
          <w:tcPr>
            <w:tcW w:w="1618" w:type="dxa"/>
            <w:tcMar>
              <w:top w:w="0" w:type="dxa"/>
              <w:left w:w="30" w:type="dxa"/>
              <w:bottom w:w="0" w:type="dxa"/>
              <w:right w:w="30" w:type="dxa"/>
            </w:tcMar>
            <w:vAlign w:val="center"/>
          </w:tcPr>
          <w:p w14:paraId="28CE3D42" w14:textId="77777777" w:rsidR="00DC6668" w:rsidRDefault="00000000">
            <w:pPr>
              <w:jc w:val="center"/>
              <w:rPr>
                <w:sz w:val="14"/>
                <w:szCs w:val="14"/>
              </w:rPr>
            </w:pPr>
            <w:r>
              <w:rPr>
                <w:sz w:val="14"/>
                <w:szCs w:val="14"/>
              </w:rPr>
              <w:t>5’-GCAAUUGC-3’</w:t>
            </w:r>
            <w:r>
              <w:rPr>
                <w:sz w:val="14"/>
                <w:szCs w:val="14"/>
                <w:vertAlign w:val="superscript"/>
              </w:rPr>
              <w:t>a</w:t>
            </w:r>
            <w:r>
              <w:rPr>
                <w:sz w:val="14"/>
                <w:szCs w:val="14"/>
              </w:rPr>
              <w:br/>
              <w:t>3’-CGUUAACG-5’</w:t>
            </w:r>
          </w:p>
        </w:tc>
        <w:tc>
          <w:tcPr>
            <w:tcW w:w="1351" w:type="dxa"/>
            <w:tcBorders>
              <w:left w:val="single" w:sz="4" w:space="0" w:color="000000"/>
            </w:tcBorders>
            <w:vAlign w:val="center"/>
          </w:tcPr>
          <w:p w14:paraId="0B10DE34" w14:textId="77777777" w:rsidR="00DC6668" w:rsidRDefault="00000000">
            <w:pPr>
              <w:pStyle w:val="TableContents"/>
              <w:widowControl w:val="0"/>
              <w:spacing w:after="0"/>
              <w:jc w:val="center"/>
              <w:rPr>
                <w:sz w:val="14"/>
                <w:szCs w:val="14"/>
              </w:rPr>
            </w:pPr>
            <w:r>
              <w:rPr>
                <w:sz w:val="14"/>
                <w:szCs w:val="14"/>
              </w:rPr>
              <w:t>-129.92</w:t>
            </w:r>
            <w:r>
              <w:rPr>
                <w:sz w:val="14"/>
                <w:szCs w:val="14"/>
              </w:rPr>
              <w:br/>
              <w:t>(-49.77 to -45.95)</w:t>
            </w:r>
          </w:p>
        </w:tc>
        <w:tc>
          <w:tcPr>
            <w:tcW w:w="901" w:type="dxa"/>
            <w:tcBorders>
              <w:right w:val="single" w:sz="4" w:space="0" w:color="000000"/>
            </w:tcBorders>
            <w:vAlign w:val="center"/>
          </w:tcPr>
          <w:p w14:paraId="21292079" w14:textId="77777777" w:rsidR="00DC6668" w:rsidRDefault="00000000">
            <w:pPr>
              <w:pStyle w:val="TableContents"/>
              <w:widowControl w:val="0"/>
              <w:spacing w:after="0"/>
              <w:jc w:val="center"/>
              <w:rPr>
                <w:sz w:val="14"/>
                <w:szCs w:val="14"/>
              </w:rPr>
            </w:pPr>
            <w:r>
              <w:rPr>
                <w:sz w:val="14"/>
                <w:szCs w:val="14"/>
              </w:rPr>
              <w:t>-48.17</w:t>
            </w:r>
            <w:r>
              <w:rPr>
                <w:sz w:val="14"/>
                <w:szCs w:val="14"/>
              </w:rPr>
              <w:br/>
              <w:t>(±1.779)</w:t>
            </w:r>
          </w:p>
        </w:tc>
        <w:tc>
          <w:tcPr>
            <w:tcW w:w="1439" w:type="dxa"/>
            <w:tcMar>
              <w:top w:w="0" w:type="dxa"/>
              <w:left w:w="30" w:type="dxa"/>
              <w:bottom w:w="0" w:type="dxa"/>
              <w:right w:w="30" w:type="dxa"/>
            </w:tcMar>
            <w:vAlign w:val="center"/>
          </w:tcPr>
          <w:p w14:paraId="41CF828C" w14:textId="77777777" w:rsidR="00DC6668" w:rsidRDefault="00000000">
            <w:pPr>
              <w:pStyle w:val="TableContents"/>
              <w:widowControl w:val="0"/>
              <w:spacing w:after="0"/>
              <w:jc w:val="center"/>
              <w:rPr>
                <w:sz w:val="14"/>
                <w:szCs w:val="14"/>
              </w:rPr>
            </w:pPr>
            <w:r>
              <w:rPr>
                <w:sz w:val="14"/>
                <w:szCs w:val="14"/>
              </w:rPr>
              <w:t>-129.92</w:t>
            </w:r>
            <w:r>
              <w:rPr>
                <w:sz w:val="14"/>
                <w:szCs w:val="14"/>
              </w:rPr>
              <w:br/>
              <w:t>(-137.09 to -124.62)</w:t>
            </w:r>
          </w:p>
        </w:tc>
        <w:tc>
          <w:tcPr>
            <w:tcW w:w="1081" w:type="dxa"/>
            <w:tcMar>
              <w:top w:w="0" w:type="dxa"/>
              <w:left w:w="30" w:type="dxa"/>
              <w:bottom w:w="0" w:type="dxa"/>
              <w:right w:w="30" w:type="dxa"/>
            </w:tcMar>
            <w:vAlign w:val="center"/>
          </w:tcPr>
          <w:p w14:paraId="50CFFE5D" w14:textId="77777777" w:rsidR="00DC6668" w:rsidRDefault="00000000">
            <w:pPr>
              <w:pStyle w:val="TableContents"/>
              <w:widowControl w:val="0"/>
              <w:spacing w:after="0"/>
              <w:jc w:val="center"/>
              <w:rPr>
                <w:sz w:val="14"/>
                <w:szCs w:val="14"/>
              </w:rPr>
            </w:pPr>
            <w:r>
              <w:rPr>
                <w:sz w:val="14"/>
                <w:szCs w:val="14"/>
              </w:rPr>
              <w:t>-132.17</w:t>
            </w:r>
            <w:r>
              <w:rPr>
                <w:sz w:val="14"/>
                <w:szCs w:val="14"/>
              </w:rPr>
              <w:br/>
              <w:t>(±5.73)</w:t>
            </w:r>
          </w:p>
        </w:tc>
        <w:tc>
          <w:tcPr>
            <w:tcW w:w="1169" w:type="dxa"/>
            <w:tcBorders>
              <w:left w:val="single" w:sz="4" w:space="0" w:color="000000"/>
            </w:tcBorders>
            <w:vAlign w:val="center"/>
          </w:tcPr>
          <w:p w14:paraId="565E16E4" w14:textId="77777777" w:rsidR="00DC6668" w:rsidRDefault="00000000">
            <w:pPr>
              <w:pStyle w:val="TableContents"/>
              <w:widowControl w:val="0"/>
              <w:spacing w:after="0"/>
              <w:jc w:val="center"/>
              <w:rPr>
                <w:sz w:val="14"/>
                <w:szCs w:val="14"/>
              </w:rPr>
            </w:pPr>
            <w:r>
              <w:rPr>
                <w:sz w:val="14"/>
                <w:szCs w:val="14"/>
              </w:rPr>
              <w:t>-7.28</w:t>
            </w:r>
            <w:r>
              <w:rPr>
                <w:sz w:val="14"/>
                <w:szCs w:val="14"/>
              </w:rPr>
              <w:br/>
              <w:t>(-7.32 to -7.22)</w:t>
            </w:r>
          </w:p>
        </w:tc>
        <w:tc>
          <w:tcPr>
            <w:tcW w:w="811" w:type="dxa"/>
            <w:tcBorders>
              <w:right w:val="single" w:sz="4" w:space="0" w:color="000000"/>
            </w:tcBorders>
            <w:vAlign w:val="center"/>
          </w:tcPr>
          <w:p w14:paraId="72A11240" w14:textId="77777777" w:rsidR="00DC6668" w:rsidRDefault="00000000">
            <w:pPr>
              <w:pStyle w:val="TableContents"/>
              <w:widowControl w:val="0"/>
              <w:spacing w:after="0"/>
              <w:jc w:val="center"/>
              <w:rPr>
                <w:sz w:val="14"/>
                <w:szCs w:val="14"/>
              </w:rPr>
            </w:pPr>
            <w:r>
              <w:rPr>
                <w:sz w:val="14"/>
                <w:szCs w:val="14"/>
              </w:rPr>
              <w:t>-7.18 (±0.024)</w:t>
            </w:r>
          </w:p>
        </w:tc>
        <w:tc>
          <w:tcPr>
            <w:tcW w:w="1170" w:type="dxa"/>
            <w:tcMar>
              <w:top w:w="0" w:type="dxa"/>
              <w:left w:w="30" w:type="dxa"/>
              <w:bottom w:w="0" w:type="dxa"/>
              <w:right w:w="30" w:type="dxa"/>
            </w:tcMar>
            <w:vAlign w:val="center"/>
          </w:tcPr>
          <w:p w14:paraId="284610E5" w14:textId="77777777" w:rsidR="00DC6668" w:rsidRDefault="00000000">
            <w:pPr>
              <w:pStyle w:val="TableContents"/>
              <w:widowControl w:val="0"/>
              <w:spacing w:after="0"/>
              <w:jc w:val="center"/>
              <w:rPr>
                <w:sz w:val="14"/>
                <w:szCs w:val="14"/>
              </w:rPr>
            </w:pPr>
            <w:r>
              <w:rPr>
                <w:sz w:val="14"/>
                <w:szCs w:val="14"/>
              </w:rPr>
              <w:t>41.98</w:t>
            </w:r>
            <w:r>
              <w:rPr>
                <w:sz w:val="14"/>
                <w:szCs w:val="14"/>
              </w:rPr>
              <w:br/>
              <w:t>(41.49 to 42.36)</w:t>
            </w:r>
          </w:p>
        </w:tc>
        <w:tc>
          <w:tcPr>
            <w:tcW w:w="899" w:type="dxa"/>
            <w:tcMar>
              <w:top w:w="0" w:type="dxa"/>
              <w:left w:w="30" w:type="dxa"/>
              <w:bottom w:w="0" w:type="dxa"/>
              <w:right w:w="30" w:type="dxa"/>
            </w:tcMar>
            <w:vAlign w:val="center"/>
          </w:tcPr>
          <w:p w14:paraId="2302ED8C" w14:textId="77777777" w:rsidR="00DC6668" w:rsidRDefault="00000000">
            <w:pPr>
              <w:pStyle w:val="TableContents"/>
              <w:widowControl w:val="0"/>
              <w:spacing w:after="0"/>
              <w:jc w:val="center"/>
              <w:rPr>
                <w:sz w:val="14"/>
                <w:szCs w:val="14"/>
              </w:rPr>
            </w:pPr>
            <w:r>
              <w:rPr>
                <w:sz w:val="14"/>
                <w:szCs w:val="14"/>
              </w:rPr>
              <w:t>41.2</w:t>
            </w:r>
          </w:p>
        </w:tc>
        <w:tc>
          <w:tcPr>
            <w:tcW w:w="811" w:type="dxa"/>
            <w:tcBorders>
              <w:left w:val="single" w:sz="4" w:space="0" w:color="000000"/>
            </w:tcBorders>
            <w:vAlign w:val="center"/>
          </w:tcPr>
          <w:p w14:paraId="425FCADB" w14:textId="77777777" w:rsidR="00DC6668" w:rsidRDefault="00000000">
            <w:pPr>
              <w:pStyle w:val="TableContents"/>
              <w:widowControl w:val="0"/>
              <w:spacing w:after="0"/>
              <w:jc w:val="center"/>
              <w:rPr>
                <w:sz w:val="14"/>
                <w:szCs w:val="14"/>
              </w:rPr>
            </w:pPr>
            <w:r>
              <w:rPr>
                <w:sz w:val="14"/>
                <w:szCs w:val="14"/>
              </w:rPr>
              <w:t>1.2</w:t>
            </w:r>
          </w:p>
        </w:tc>
        <w:tc>
          <w:tcPr>
            <w:tcW w:w="809" w:type="dxa"/>
            <w:tcMar>
              <w:top w:w="0" w:type="dxa"/>
              <w:left w:w="30" w:type="dxa"/>
              <w:bottom w:w="0" w:type="dxa"/>
              <w:right w:w="30" w:type="dxa"/>
            </w:tcMar>
            <w:vAlign w:val="center"/>
          </w:tcPr>
          <w:p w14:paraId="6FF619D5" w14:textId="77777777" w:rsidR="00DC6668" w:rsidRDefault="00000000">
            <w:pPr>
              <w:pStyle w:val="TableContents"/>
              <w:widowControl w:val="0"/>
              <w:spacing w:after="0"/>
              <w:jc w:val="center"/>
              <w:rPr>
                <w:sz w:val="14"/>
                <w:szCs w:val="14"/>
              </w:rPr>
            </w:pPr>
            <w:r>
              <w:rPr>
                <w:sz w:val="14"/>
                <w:szCs w:val="14"/>
              </w:rPr>
              <w:t>1.7</w:t>
            </w:r>
          </w:p>
        </w:tc>
        <w:tc>
          <w:tcPr>
            <w:tcW w:w="812" w:type="dxa"/>
            <w:tcMar>
              <w:top w:w="0" w:type="dxa"/>
              <w:left w:w="30" w:type="dxa"/>
              <w:bottom w:w="0" w:type="dxa"/>
              <w:right w:w="30" w:type="dxa"/>
            </w:tcMar>
            <w:vAlign w:val="center"/>
          </w:tcPr>
          <w:p w14:paraId="4F49FE42" w14:textId="77777777" w:rsidR="00DC6668" w:rsidRDefault="00000000">
            <w:pPr>
              <w:pStyle w:val="TableContents"/>
              <w:widowControl w:val="0"/>
              <w:spacing w:after="0"/>
              <w:jc w:val="center"/>
              <w:rPr>
                <w:sz w:val="14"/>
                <w:szCs w:val="14"/>
              </w:rPr>
            </w:pPr>
            <w:r>
              <w:rPr>
                <w:sz w:val="14"/>
                <w:szCs w:val="14"/>
              </w:rPr>
              <w:t>1.4</w:t>
            </w:r>
          </w:p>
        </w:tc>
        <w:tc>
          <w:tcPr>
            <w:tcW w:w="707" w:type="dxa"/>
            <w:tcMar>
              <w:top w:w="0" w:type="dxa"/>
              <w:left w:w="30" w:type="dxa"/>
              <w:bottom w:w="0" w:type="dxa"/>
              <w:right w:w="30" w:type="dxa"/>
            </w:tcMar>
            <w:vAlign w:val="center"/>
          </w:tcPr>
          <w:p w14:paraId="64AC09CF" w14:textId="77777777" w:rsidR="00DC6668" w:rsidRDefault="00000000">
            <w:pPr>
              <w:pStyle w:val="TableContents"/>
              <w:widowControl w:val="0"/>
              <w:spacing w:after="0"/>
              <w:jc w:val="center"/>
              <w:rPr>
                <w:sz w:val="14"/>
                <w:szCs w:val="14"/>
              </w:rPr>
            </w:pPr>
            <w:r>
              <w:rPr>
                <w:sz w:val="14"/>
                <w:szCs w:val="14"/>
              </w:rPr>
              <w:t>1.9</w:t>
            </w:r>
          </w:p>
        </w:tc>
      </w:tr>
      <w:tr w:rsidR="00DC6668" w14:paraId="552229A4" w14:textId="77777777">
        <w:trPr>
          <w:trHeight w:val="256"/>
        </w:trPr>
        <w:tc>
          <w:tcPr>
            <w:tcW w:w="1618" w:type="dxa"/>
            <w:tcMar>
              <w:top w:w="0" w:type="dxa"/>
              <w:left w:w="30" w:type="dxa"/>
              <w:bottom w:w="0" w:type="dxa"/>
              <w:right w:w="30" w:type="dxa"/>
            </w:tcMar>
            <w:vAlign w:val="center"/>
          </w:tcPr>
          <w:p w14:paraId="43A4F03A" w14:textId="77777777" w:rsidR="00DC6668" w:rsidRDefault="00000000">
            <w:pPr>
              <w:jc w:val="center"/>
              <w:rPr>
                <w:sz w:val="14"/>
                <w:szCs w:val="14"/>
              </w:rPr>
            </w:pPr>
            <w:r>
              <w:rPr>
                <w:sz w:val="14"/>
                <w:szCs w:val="14"/>
              </w:rPr>
              <w:t>5’-CGAAAGGU-3’</w:t>
            </w:r>
            <w:r>
              <w:rPr>
                <w:sz w:val="14"/>
                <w:szCs w:val="14"/>
                <w:vertAlign w:val="superscript"/>
              </w:rPr>
              <w:t>b</w:t>
            </w:r>
            <w:r>
              <w:rPr>
                <w:sz w:val="14"/>
                <w:szCs w:val="14"/>
              </w:rPr>
              <w:br/>
              <w:t>3’-GCUUUCCA-5’</w:t>
            </w:r>
          </w:p>
        </w:tc>
        <w:tc>
          <w:tcPr>
            <w:tcW w:w="1351" w:type="dxa"/>
            <w:tcBorders>
              <w:left w:val="single" w:sz="4" w:space="0" w:color="000000"/>
            </w:tcBorders>
            <w:vAlign w:val="center"/>
          </w:tcPr>
          <w:p w14:paraId="29A0A6E8" w14:textId="77777777" w:rsidR="00DC6668" w:rsidRDefault="00000000">
            <w:pPr>
              <w:pStyle w:val="TableContents"/>
              <w:widowControl w:val="0"/>
              <w:spacing w:after="0"/>
              <w:jc w:val="center"/>
              <w:rPr>
                <w:sz w:val="14"/>
                <w:szCs w:val="14"/>
              </w:rPr>
            </w:pPr>
            <w:r>
              <w:rPr>
                <w:sz w:val="14"/>
                <w:szCs w:val="14"/>
              </w:rPr>
              <w:t>-176.51</w:t>
            </w:r>
            <w:r>
              <w:rPr>
                <w:sz w:val="14"/>
                <w:szCs w:val="14"/>
              </w:rPr>
              <w:br/>
              <w:t>(-65.4 to -63.08)</w:t>
            </w:r>
          </w:p>
        </w:tc>
        <w:tc>
          <w:tcPr>
            <w:tcW w:w="901" w:type="dxa"/>
            <w:tcBorders>
              <w:right w:val="single" w:sz="4" w:space="0" w:color="000000"/>
            </w:tcBorders>
            <w:vAlign w:val="center"/>
          </w:tcPr>
          <w:p w14:paraId="132FD0D9" w14:textId="77777777" w:rsidR="00DC6668" w:rsidRDefault="00000000">
            <w:pPr>
              <w:pStyle w:val="TableContents"/>
              <w:widowControl w:val="0"/>
              <w:spacing w:after="0"/>
              <w:jc w:val="center"/>
              <w:rPr>
                <w:sz w:val="14"/>
                <w:szCs w:val="14"/>
              </w:rPr>
            </w:pPr>
            <w:r>
              <w:rPr>
                <w:sz w:val="14"/>
                <w:szCs w:val="14"/>
              </w:rPr>
              <w:t>-63.61</w:t>
            </w:r>
            <w:r>
              <w:rPr>
                <w:sz w:val="14"/>
                <w:szCs w:val="14"/>
              </w:rPr>
              <w:br/>
              <w:t>(±1.507)</w:t>
            </w:r>
          </w:p>
        </w:tc>
        <w:tc>
          <w:tcPr>
            <w:tcW w:w="1439" w:type="dxa"/>
            <w:tcMar>
              <w:top w:w="0" w:type="dxa"/>
              <w:left w:w="30" w:type="dxa"/>
              <w:bottom w:w="0" w:type="dxa"/>
              <w:right w:w="30" w:type="dxa"/>
            </w:tcMar>
            <w:vAlign w:val="center"/>
          </w:tcPr>
          <w:p w14:paraId="2C6BE202" w14:textId="77777777" w:rsidR="00DC6668" w:rsidRDefault="00000000">
            <w:pPr>
              <w:pStyle w:val="TableContents"/>
              <w:widowControl w:val="0"/>
              <w:spacing w:after="0"/>
              <w:jc w:val="center"/>
              <w:rPr>
                <w:sz w:val="14"/>
                <w:szCs w:val="14"/>
              </w:rPr>
            </w:pPr>
            <w:r>
              <w:rPr>
                <w:sz w:val="14"/>
                <w:szCs w:val="14"/>
              </w:rPr>
              <w:t>-176.51</w:t>
            </w:r>
            <w:r>
              <w:rPr>
                <w:sz w:val="14"/>
                <w:szCs w:val="14"/>
              </w:rPr>
              <w:br/>
              <w:t>(-180.45 to -173.21)</w:t>
            </w:r>
          </w:p>
        </w:tc>
        <w:tc>
          <w:tcPr>
            <w:tcW w:w="1081" w:type="dxa"/>
            <w:tcMar>
              <w:top w:w="0" w:type="dxa"/>
              <w:left w:w="30" w:type="dxa"/>
              <w:bottom w:w="0" w:type="dxa"/>
              <w:right w:w="30" w:type="dxa"/>
            </w:tcMar>
            <w:vAlign w:val="center"/>
          </w:tcPr>
          <w:p w14:paraId="41CA4403" w14:textId="77777777" w:rsidR="00DC6668" w:rsidRDefault="00000000">
            <w:pPr>
              <w:pStyle w:val="TableContents"/>
              <w:widowControl w:val="0"/>
              <w:spacing w:after="0"/>
              <w:jc w:val="center"/>
              <w:rPr>
                <w:sz w:val="14"/>
                <w:szCs w:val="14"/>
              </w:rPr>
            </w:pPr>
            <w:r>
              <w:rPr>
                <w:sz w:val="14"/>
                <w:szCs w:val="14"/>
              </w:rPr>
              <w:t>-175.57</w:t>
            </w:r>
            <w:r>
              <w:rPr>
                <w:sz w:val="14"/>
                <w:szCs w:val="14"/>
              </w:rPr>
              <w:br/>
              <w:t>(±4.712)</w:t>
            </w:r>
          </w:p>
        </w:tc>
        <w:tc>
          <w:tcPr>
            <w:tcW w:w="1169" w:type="dxa"/>
            <w:tcBorders>
              <w:left w:val="single" w:sz="4" w:space="0" w:color="000000"/>
            </w:tcBorders>
            <w:vAlign w:val="center"/>
          </w:tcPr>
          <w:p w14:paraId="07A00667" w14:textId="77777777" w:rsidR="00DC6668" w:rsidRDefault="00000000">
            <w:pPr>
              <w:pStyle w:val="TableContents"/>
              <w:widowControl w:val="0"/>
              <w:spacing w:after="0"/>
              <w:jc w:val="center"/>
              <w:rPr>
                <w:sz w:val="14"/>
                <w:szCs w:val="14"/>
              </w:rPr>
            </w:pPr>
            <w:r>
              <w:rPr>
                <w:sz w:val="14"/>
                <w:szCs w:val="14"/>
              </w:rPr>
              <w:t>-9.4</w:t>
            </w:r>
            <w:r>
              <w:rPr>
                <w:sz w:val="14"/>
                <w:szCs w:val="14"/>
              </w:rPr>
              <w:br/>
              <w:t>(-9.44 to -9.36)</w:t>
            </w:r>
          </w:p>
        </w:tc>
        <w:tc>
          <w:tcPr>
            <w:tcW w:w="811" w:type="dxa"/>
            <w:tcBorders>
              <w:right w:val="single" w:sz="4" w:space="0" w:color="000000"/>
            </w:tcBorders>
            <w:vAlign w:val="center"/>
          </w:tcPr>
          <w:p w14:paraId="212252B2" w14:textId="77777777" w:rsidR="00DC6668" w:rsidRDefault="00000000">
            <w:pPr>
              <w:pStyle w:val="TableContents"/>
              <w:widowControl w:val="0"/>
              <w:spacing w:after="0"/>
              <w:jc w:val="center"/>
              <w:rPr>
                <w:sz w:val="14"/>
                <w:szCs w:val="14"/>
              </w:rPr>
            </w:pPr>
            <w:r>
              <w:rPr>
                <w:sz w:val="14"/>
                <w:szCs w:val="14"/>
              </w:rPr>
              <w:t>-9.16 (±0.047)</w:t>
            </w:r>
          </w:p>
        </w:tc>
        <w:tc>
          <w:tcPr>
            <w:tcW w:w="1170" w:type="dxa"/>
            <w:tcMar>
              <w:top w:w="0" w:type="dxa"/>
              <w:left w:w="30" w:type="dxa"/>
              <w:bottom w:w="0" w:type="dxa"/>
              <w:right w:w="30" w:type="dxa"/>
            </w:tcMar>
            <w:vAlign w:val="center"/>
          </w:tcPr>
          <w:p w14:paraId="3CCB2FC3" w14:textId="77777777" w:rsidR="00DC6668" w:rsidRDefault="00000000">
            <w:pPr>
              <w:pStyle w:val="TableContents"/>
              <w:widowControl w:val="0"/>
              <w:spacing w:after="0"/>
              <w:jc w:val="center"/>
              <w:rPr>
                <w:sz w:val="14"/>
                <w:szCs w:val="14"/>
              </w:rPr>
            </w:pPr>
            <w:r>
              <w:rPr>
                <w:sz w:val="14"/>
                <w:szCs w:val="14"/>
              </w:rPr>
              <w:t>51.5</w:t>
            </w:r>
            <w:r>
              <w:rPr>
                <w:sz w:val="14"/>
                <w:szCs w:val="14"/>
              </w:rPr>
              <w:br/>
              <w:t>(51.39 to 51.62)</w:t>
            </w:r>
          </w:p>
        </w:tc>
        <w:tc>
          <w:tcPr>
            <w:tcW w:w="899" w:type="dxa"/>
            <w:tcMar>
              <w:top w:w="0" w:type="dxa"/>
              <w:left w:w="30" w:type="dxa"/>
              <w:bottom w:w="0" w:type="dxa"/>
              <w:right w:w="30" w:type="dxa"/>
            </w:tcMar>
            <w:vAlign w:val="center"/>
          </w:tcPr>
          <w:p w14:paraId="59F40F0D" w14:textId="77777777" w:rsidR="00DC6668" w:rsidRDefault="00000000">
            <w:pPr>
              <w:pStyle w:val="TableContents"/>
              <w:widowControl w:val="0"/>
              <w:spacing w:after="0"/>
              <w:jc w:val="center"/>
              <w:rPr>
                <w:sz w:val="14"/>
                <w:szCs w:val="14"/>
              </w:rPr>
            </w:pPr>
            <w:r>
              <w:rPr>
                <w:sz w:val="14"/>
                <w:szCs w:val="14"/>
              </w:rPr>
              <w:t>50.4</w:t>
            </w:r>
          </w:p>
        </w:tc>
        <w:tc>
          <w:tcPr>
            <w:tcW w:w="811" w:type="dxa"/>
            <w:tcBorders>
              <w:left w:val="single" w:sz="4" w:space="0" w:color="000000"/>
            </w:tcBorders>
            <w:vAlign w:val="center"/>
          </w:tcPr>
          <w:p w14:paraId="02F23CF1" w14:textId="77777777" w:rsidR="00DC6668" w:rsidRDefault="00000000">
            <w:pPr>
              <w:pStyle w:val="TableContents"/>
              <w:widowControl w:val="0"/>
              <w:spacing w:after="0"/>
              <w:jc w:val="center"/>
              <w:rPr>
                <w:sz w:val="14"/>
                <w:szCs w:val="14"/>
              </w:rPr>
            </w:pPr>
            <w:r>
              <w:rPr>
                <w:sz w:val="14"/>
                <w:szCs w:val="14"/>
              </w:rPr>
              <w:t>0.8</w:t>
            </w:r>
          </w:p>
        </w:tc>
        <w:tc>
          <w:tcPr>
            <w:tcW w:w="809" w:type="dxa"/>
            <w:tcMar>
              <w:top w:w="0" w:type="dxa"/>
              <w:left w:w="30" w:type="dxa"/>
              <w:bottom w:w="0" w:type="dxa"/>
              <w:right w:w="30" w:type="dxa"/>
            </w:tcMar>
            <w:vAlign w:val="center"/>
          </w:tcPr>
          <w:p w14:paraId="2218AD83" w14:textId="77777777" w:rsidR="00DC6668" w:rsidRDefault="00000000">
            <w:pPr>
              <w:pStyle w:val="TableContents"/>
              <w:widowControl w:val="0"/>
              <w:spacing w:after="0"/>
              <w:jc w:val="center"/>
              <w:rPr>
                <w:sz w:val="14"/>
                <w:szCs w:val="14"/>
              </w:rPr>
            </w:pPr>
            <w:r>
              <w:rPr>
                <w:sz w:val="14"/>
                <w:szCs w:val="14"/>
              </w:rPr>
              <w:t>0.5</w:t>
            </w:r>
          </w:p>
        </w:tc>
        <w:tc>
          <w:tcPr>
            <w:tcW w:w="812" w:type="dxa"/>
            <w:tcMar>
              <w:top w:w="0" w:type="dxa"/>
              <w:left w:w="30" w:type="dxa"/>
              <w:bottom w:w="0" w:type="dxa"/>
              <w:right w:w="30" w:type="dxa"/>
            </w:tcMar>
            <w:vAlign w:val="center"/>
          </w:tcPr>
          <w:p w14:paraId="27C54AC4" w14:textId="77777777" w:rsidR="00DC6668" w:rsidRDefault="00000000">
            <w:pPr>
              <w:pStyle w:val="TableContents"/>
              <w:widowControl w:val="0"/>
              <w:spacing w:after="0"/>
              <w:jc w:val="center"/>
              <w:rPr>
                <w:sz w:val="14"/>
                <w:szCs w:val="14"/>
              </w:rPr>
            </w:pPr>
            <w:r>
              <w:rPr>
                <w:sz w:val="14"/>
                <w:szCs w:val="14"/>
              </w:rPr>
              <w:t>2.6</w:t>
            </w:r>
          </w:p>
        </w:tc>
        <w:tc>
          <w:tcPr>
            <w:tcW w:w="707" w:type="dxa"/>
            <w:tcMar>
              <w:top w:w="0" w:type="dxa"/>
              <w:left w:w="30" w:type="dxa"/>
              <w:bottom w:w="0" w:type="dxa"/>
              <w:right w:w="30" w:type="dxa"/>
            </w:tcMar>
            <w:vAlign w:val="center"/>
          </w:tcPr>
          <w:p w14:paraId="56D21951" w14:textId="77777777" w:rsidR="00DC6668" w:rsidRDefault="00000000">
            <w:pPr>
              <w:pStyle w:val="TableContents"/>
              <w:widowControl w:val="0"/>
              <w:spacing w:after="0"/>
              <w:jc w:val="center"/>
              <w:rPr>
                <w:sz w:val="14"/>
                <w:szCs w:val="14"/>
              </w:rPr>
            </w:pPr>
            <w:r>
              <w:rPr>
                <w:sz w:val="14"/>
                <w:szCs w:val="14"/>
              </w:rPr>
              <w:t>2.2</w:t>
            </w:r>
          </w:p>
        </w:tc>
      </w:tr>
      <w:tr w:rsidR="00DC6668" w14:paraId="5F63ABD0" w14:textId="77777777">
        <w:trPr>
          <w:trHeight w:val="256"/>
        </w:trPr>
        <w:tc>
          <w:tcPr>
            <w:tcW w:w="1618" w:type="dxa"/>
            <w:tcMar>
              <w:top w:w="0" w:type="dxa"/>
              <w:left w:w="30" w:type="dxa"/>
              <w:bottom w:w="0" w:type="dxa"/>
              <w:right w:w="30" w:type="dxa"/>
            </w:tcMar>
            <w:vAlign w:val="center"/>
          </w:tcPr>
          <w:p w14:paraId="1AA46407" w14:textId="77777777" w:rsidR="00DC6668" w:rsidRDefault="00000000">
            <w:pPr>
              <w:jc w:val="center"/>
              <w:rPr>
                <w:sz w:val="14"/>
                <w:szCs w:val="14"/>
              </w:rPr>
            </w:pPr>
            <w:r>
              <w:rPr>
                <w:sz w:val="14"/>
                <w:szCs w:val="14"/>
              </w:rPr>
              <w:t>5’-CUGAGUC-3’</w:t>
            </w:r>
            <w:r>
              <w:rPr>
                <w:sz w:val="14"/>
                <w:szCs w:val="14"/>
                <w:vertAlign w:val="superscript"/>
              </w:rPr>
              <w:t>b</w:t>
            </w:r>
            <w:r>
              <w:rPr>
                <w:sz w:val="14"/>
                <w:szCs w:val="14"/>
              </w:rPr>
              <w:br/>
              <w:t>3’-GACUCAG-5’</w:t>
            </w:r>
          </w:p>
        </w:tc>
        <w:tc>
          <w:tcPr>
            <w:tcW w:w="1351" w:type="dxa"/>
            <w:tcBorders>
              <w:left w:val="single" w:sz="4" w:space="0" w:color="000000"/>
            </w:tcBorders>
            <w:vAlign w:val="center"/>
          </w:tcPr>
          <w:p w14:paraId="2F9E2627" w14:textId="77777777" w:rsidR="00DC6668" w:rsidRDefault="00000000">
            <w:pPr>
              <w:pStyle w:val="TableContents"/>
              <w:widowControl w:val="0"/>
              <w:spacing w:after="0"/>
              <w:jc w:val="center"/>
              <w:rPr>
                <w:sz w:val="14"/>
                <w:szCs w:val="14"/>
              </w:rPr>
            </w:pPr>
            <w:r>
              <w:rPr>
                <w:sz w:val="14"/>
                <w:szCs w:val="14"/>
              </w:rPr>
              <w:t>-218.73</w:t>
            </w:r>
            <w:r>
              <w:rPr>
                <w:sz w:val="14"/>
                <w:szCs w:val="14"/>
              </w:rPr>
              <w:br/>
              <w:t>(-85.14 to -79.11)</w:t>
            </w:r>
          </w:p>
        </w:tc>
        <w:tc>
          <w:tcPr>
            <w:tcW w:w="901" w:type="dxa"/>
            <w:tcBorders>
              <w:right w:val="single" w:sz="4" w:space="0" w:color="000000"/>
            </w:tcBorders>
            <w:vAlign w:val="center"/>
          </w:tcPr>
          <w:p w14:paraId="612A7631" w14:textId="77777777" w:rsidR="00DC6668" w:rsidRDefault="00000000">
            <w:pPr>
              <w:pStyle w:val="TableContents"/>
              <w:widowControl w:val="0"/>
              <w:spacing w:after="0"/>
              <w:jc w:val="center"/>
              <w:rPr>
                <w:sz w:val="14"/>
                <w:szCs w:val="14"/>
              </w:rPr>
            </w:pPr>
            <w:r>
              <w:rPr>
                <w:sz w:val="14"/>
                <w:szCs w:val="14"/>
              </w:rPr>
              <w:t>-81.05</w:t>
            </w:r>
            <w:r>
              <w:rPr>
                <w:sz w:val="14"/>
                <w:szCs w:val="14"/>
              </w:rPr>
              <w:br/>
              <w:t>(±6.734)</w:t>
            </w:r>
          </w:p>
        </w:tc>
        <w:tc>
          <w:tcPr>
            <w:tcW w:w="1439" w:type="dxa"/>
            <w:tcMar>
              <w:top w:w="0" w:type="dxa"/>
              <w:left w:w="30" w:type="dxa"/>
              <w:bottom w:w="0" w:type="dxa"/>
              <w:right w:w="30" w:type="dxa"/>
            </w:tcMar>
            <w:vAlign w:val="center"/>
          </w:tcPr>
          <w:p w14:paraId="35050F57" w14:textId="77777777" w:rsidR="00DC6668" w:rsidRDefault="00000000">
            <w:pPr>
              <w:pStyle w:val="TableContents"/>
              <w:widowControl w:val="0"/>
              <w:spacing w:after="0"/>
              <w:jc w:val="center"/>
              <w:rPr>
                <w:sz w:val="14"/>
                <w:szCs w:val="14"/>
              </w:rPr>
            </w:pPr>
            <w:r>
              <w:rPr>
                <w:sz w:val="14"/>
                <w:szCs w:val="14"/>
              </w:rPr>
              <w:t>-218.73</w:t>
            </w:r>
            <w:r>
              <w:rPr>
                <w:sz w:val="14"/>
                <w:szCs w:val="14"/>
              </w:rPr>
              <w:br/>
              <w:t>(-228.81 to -210.85)</w:t>
            </w:r>
          </w:p>
        </w:tc>
        <w:tc>
          <w:tcPr>
            <w:tcW w:w="1081" w:type="dxa"/>
            <w:tcMar>
              <w:top w:w="0" w:type="dxa"/>
              <w:left w:w="30" w:type="dxa"/>
              <w:bottom w:w="0" w:type="dxa"/>
              <w:right w:w="30" w:type="dxa"/>
            </w:tcMar>
            <w:vAlign w:val="center"/>
          </w:tcPr>
          <w:p w14:paraId="1E2A58C5" w14:textId="77777777" w:rsidR="00DC6668" w:rsidRDefault="00000000">
            <w:pPr>
              <w:pStyle w:val="TableContents"/>
              <w:widowControl w:val="0"/>
              <w:spacing w:after="0"/>
              <w:jc w:val="center"/>
              <w:rPr>
                <w:sz w:val="14"/>
                <w:szCs w:val="14"/>
              </w:rPr>
            </w:pPr>
            <w:r>
              <w:rPr>
                <w:sz w:val="14"/>
                <w:szCs w:val="14"/>
              </w:rPr>
              <w:t>-217.41</w:t>
            </w:r>
            <w:r>
              <w:rPr>
                <w:sz w:val="14"/>
                <w:szCs w:val="14"/>
              </w:rPr>
              <w:br/>
              <w:t>(±20.017)</w:t>
            </w:r>
          </w:p>
        </w:tc>
        <w:tc>
          <w:tcPr>
            <w:tcW w:w="1169" w:type="dxa"/>
            <w:tcBorders>
              <w:left w:val="single" w:sz="4" w:space="0" w:color="000000"/>
            </w:tcBorders>
            <w:vAlign w:val="center"/>
          </w:tcPr>
          <w:p w14:paraId="599C4113" w14:textId="77777777" w:rsidR="00DC6668" w:rsidRDefault="00000000">
            <w:pPr>
              <w:pStyle w:val="TableContents"/>
              <w:widowControl w:val="0"/>
              <w:spacing w:after="0"/>
              <w:jc w:val="center"/>
              <w:rPr>
                <w:sz w:val="14"/>
                <w:szCs w:val="14"/>
              </w:rPr>
            </w:pPr>
            <w:r>
              <w:rPr>
                <w:sz w:val="14"/>
                <w:szCs w:val="14"/>
              </w:rPr>
              <w:t>-13.92</w:t>
            </w:r>
            <w:r>
              <w:rPr>
                <w:sz w:val="14"/>
                <w:szCs w:val="14"/>
              </w:rPr>
              <w:br/>
              <w:t>(-14.18 to -13.72)</w:t>
            </w:r>
          </w:p>
        </w:tc>
        <w:tc>
          <w:tcPr>
            <w:tcW w:w="811" w:type="dxa"/>
            <w:tcBorders>
              <w:right w:val="single" w:sz="4" w:space="0" w:color="000000"/>
            </w:tcBorders>
            <w:vAlign w:val="center"/>
          </w:tcPr>
          <w:p w14:paraId="5A7968FE" w14:textId="77777777" w:rsidR="00DC6668" w:rsidRDefault="00000000">
            <w:pPr>
              <w:pStyle w:val="TableContents"/>
              <w:widowControl w:val="0"/>
              <w:spacing w:after="0"/>
              <w:jc w:val="center"/>
              <w:rPr>
                <w:sz w:val="14"/>
                <w:szCs w:val="14"/>
              </w:rPr>
            </w:pPr>
            <w:r>
              <w:rPr>
                <w:sz w:val="14"/>
                <w:szCs w:val="14"/>
              </w:rPr>
              <w:t>-13.62 (±0.538)</w:t>
            </w:r>
          </w:p>
        </w:tc>
        <w:tc>
          <w:tcPr>
            <w:tcW w:w="1170" w:type="dxa"/>
            <w:tcMar>
              <w:top w:w="0" w:type="dxa"/>
              <w:left w:w="30" w:type="dxa"/>
              <w:bottom w:w="0" w:type="dxa"/>
              <w:right w:w="30" w:type="dxa"/>
            </w:tcMar>
            <w:vAlign w:val="center"/>
          </w:tcPr>
          <w:p w14:paraId="7EBDB21C" w14:textId="77777777" w:rsidR="00DC6668" w:rsidRDefault="00000000">
            <w:pPr>
              <w:pStyle w:val="TableContents"/>
              <w:widowControl w:val="0"/>
              <w:spacing w:after="0"/>
              <w:jc w:val="center"/>
              <w:rPr>
                <w:sz w:val="14"/>
                <w:szCs w:val="14"/>
              </w:rPr>
            </w:pPr>
            <w:r>
              <w:rPr>
                <w:sz w:val="14"/>
                <w:szCs w:val="14"/>
              </w:rPr>
              <w:t>67.81</w:t>
            </w:r>
            <w:r>
              <w:rPr>
                <w:sz w:val="14"/>
                <w:szCs w:val="14"/>
              </w:rPr>
              <w:br/>
              <w:t>(67.54 to 68.01)</w:t>
            </w:r>
          </w:p>
        </w:tc>
        <w:tc>
          <w:tcPr>
            <w:tcW w:w="899" w:type="dxa"/>
            <w:tcMar>
              <w:top w:w="0" w:type="dxa"/>
              <w:left w:w="30" w:type="dxa"/>
              <w:bottom w:w="0" w:type="dxa"/>
              <w:right w:w="30" w:type="dxa"/>
            </w:tcMar>
            <w:vAlign w:val="center"/>
          </w:tcPr>
          <w:p w14:paraId="4E66D435" w14:textId="77777777" w:rsidR="00DC6668" w:rsidRDefault="00000000">
            <w:pPr>
              <w:pStyle w:val="TableContents"/>
              <w:widowControl w:val="0"/>
              <w:spacing w:after="0"/>
              <w:jc w:val="center"/>
              <w:rPr>
                <w:sz w:val="14"/>
                <w:szCs w:val="14"/>
              </w:rPr>
            </w:pPr>
            <w:r>
              <w:rPr>
                <w:sz w:val="14"/>
                <w:szCs w:val="14"/>
              </w:rPr>
              <w:t>66.7</w:t>
            </w:r>
          </w:p>
        </w:tc>
        <w:tc>
          <w:tcPr>
            <w:tcW w:w="811" w:type="dxa"/>
            <w:tcBorders>
              <w:left w:val="single" w:sz="4" w:space="0" w:color="000000"/>
            </w:tcBorders>
            <w:vAlign w:val="center"/>
          </w:tcPr>
          <w:p w14:paraId="59E7CECB" w14:textId="77777777" w:rsidR="00DC6668" w:rsidRDefault="00000000">
            <w:pPr>
              <w:pStyle w:val="TableContents"/>
              <w:widowControl w:val="0"/>
              <w:spacing w:after="0"/>
              <w:jc w:val="center"/>
              <w:rPr>
                <w:sz w:val="14"/>
                <w:szCs w:val="14"/>
              </w:rPr>
            </w:pPr>
            <w:r>
              <w:rPr>
                <w:sz w:val="14"/>
                <w:szCs w:val="14"/>
              </w:rPr>
              <w:t>0.9</w:t>
            </w:r>
          </w:p>
        </w:tc>
        <w:tc>
          <w:tcPr>
            <w:tcW w:w="809" w:type="dxa"/>
            <w:tcMar>
              <w:top w:w="0" w:type="dxa"/>
              <w:left w:w="30" w:type="dxa"/>
              <w:bottom w:w="0" w:type="dxa"/>
              <w:right w:w="30" w:type="dxa"/>
            </w:tcMar>
            <w:vAlign w:val="center"/>
          </w:tcPr>
          <w:p w14:paraId="2CF51DE9" w14:textId="77777777" w:rsidR="00DC6668" w:rsidRDefault="00000000">
            <w:pPr>
              <w:pStyle w:val="TableContents"/>
              <w:widowControl w:val="0"/>
              <w:spacing w:after="0"/>
              <w:jc w:val="center"/>
              <w:rPr>
                <w:sz w:val="14"/>
                <w:szCs w:val="14"/>
              </w:rPr>
            </w:pPr>
            <w:r>
              <w:rPr>
                <w:sz w:val="14"/>
                <w:szCs w:val="14"/>
              </w:rPr>
              <w:t>0.6</w:t>
            </w:r>
          </w:p>
        </w:tc>
        <w:tc>
          <w:tcPr>
            <w:tcW w:w="812" w:type="dxa"/>
            <w:tcMar>
              <w:top w:w="0" w:type="dxa"/>
              <w:left w:w="30" w:type="dxa"/>
              <w:bottom w:w="0" w:type="dxa"/>
              <w:right w:w="30" w:type="dxa"/>
            </w:tcMar>
            <w:vAlign w:val="center"/>
          </w:tcPr>
          <w:p w14:paraId="52893727" w14:textId="77777777" w:rsidR="00DC6668" w:rsidRDefault="00000000">
            <w:pPr>
              <w:pStyle w:val="TableContents"/>
              <w:widowControl w:val="0"/>
              <w:spacing w:after="0"/>
              <w:jc w:val="center"/>
              <w:rPr>
                <w:sz w:val="14"/>
                <w:szCs w:val="14"/>
              </w:rPr>
            </w:pPr>
            <w:r>
              <w:rPr>
                <w:sz w:val="14"/>
                <w:szCs w:val="14"/>
              </w:rPr>
              <w:t>2.2</w:t>
            </w:r>
          </w:p>
        </w:tc>
        <w:tc>
          <w:tcPr>
            <w:tcW w:w="707" w:type="dxa"/>
            <w:tcMar>
              <w:top w:w="0" w:type="dxa"/>
              <w:left w:w="30" w:type="dxa"/>
              <w:bottom w:w="0" w:type="dxa"/>
              <w:right w:w="30" w:type="dxa"/>
            </w:tcMar>
            <w:vAlign w:val="center"/>
          </w:tcPr>
          <w:p w14:paraId="7515C641" w14:textId="77777777" w:rsidR="00DC6668" w:rsidRDefault="00000000">
            <w:pPr>
              <w:pStyle w:val="TableContents"/>
              <w:widowControl w:val="0"/>
              <w:spacing w:after="0"/>
              <w:jc w:val="center"/>
              <w:rPr>
                <w:sz w:val="14"/>
                <w:szCs w:val="14"/>
              </w:rPr>
            </w:pPr>
            <w:r>
              <w:rPr>
                <w:sz w:val="14"/>
                <w:szCs w:val="14"/>
              </w:rPr>
              <w:t>1.7</w:t>
            </w:r>
          </w:p>
        </w:tc>
      </w:tr>
      <w:tr w:rsidR="00DC6668" w14:paraId="08B14F25" w14:textId="77777777">
        <w:trPr>
          <w:trHeight w:val="256"/>
        </w:trPr>
        <w:tc>
          <w:tcPr>
            <w:tcW w:w="1618" w:type="dxa"/>
            <w:tcMar>
              <w:top w:w="0" w:type="dxa"/>
              <w:left w:w="30" w:type="dxa"/>
              <w:bottom w:w="0" w:type="dxa"/>
              <w:right w:w="30" w:type="dxa"/>
            </w:tcMar>
            <w:vAlign w:val="center"/>
          </w:tcPr>
          <w:p w14:paraId="0DC342AD" w14:textId="77777777" w:rsidR="00DC6668" w:rsidRDefault="00000000">
            <w:pPr>
              <w:jc w:val="center"/>
              <w:rPr>
                <w:sz w:val="14"/>
                <w:szCs w:val="14"/>
              </w:rPr>
            </w:pPr>
            <w:r>
              <w:rPr>
                <w:sz w:val="14"/>
                <w:szCs w:val="14"/>
              </w:rPr>
              <w:t>5’-CGUUGC-3’</w:t>
            </w:r>
            <w:r>
              <w:rPr>
                <w:sz w:val="14"/>
                <w:szCs w:val="14"/>
                <w:vertAlign w:val="superscript"/>
              </w:rPr>
              <w:t>b</w:t>
            </w:r>
            <w:r>
              <w:rPr>
                <w:sz w:val="14"/>
                <w:szCs w:val="14"/>
              </w:rPr>
              <w:br/>
              <w:t>3’-GCAACG-5’</w:t>
            </w:r>
          </w:p>
        </w:tc>
        <w:tc>
          <w:tcPr>
            <w:tcW w:w="1351" w:type="dxa"/>
            <w:tcBorders>
              <w:left w:val="single" w:sz="4" w:space="0" w:color="000000"/>
            </w:tcBorders>
            <w:vAlign w:val="center"/>
          </w:tcPr>
          <w:p w14:paraId="16E1A0D8" w14:textId="77777777" w:rsidR="00DC6668" w:rsidRDefault="00000000">
            <w:pPr>
              <w:pStyle w:val="TableContents"/>
              <w:widowControl w:val="0"/>
              <w:spacing w:after="0"/>
              <w:jc w:val="center"/>
              <w:rPr>
                <w:sz w:val="14"/>
                <w:szCs w:val="14"/>
              </w:rPr>
            </w:pPr>
            <w:r>
              <w:rPr>
                <w:sz w:val="14"/>
                <w:szCs w:val="14"/>
              </w:rPr>
              <w:t>-171.81</w:t>
            </w:r>
            <w:r>
              <w:rPr>
                <w:sz w:val="14"/>
                <w:szCs w:val="14"/>
              </w:rPr>
              <w:br/>
              <w:t>(-69.16 to -56.71)</w:t>
            </w:r>
          </w:p>
        </w:tc>
        <w:tc>
          <w:tcPr>
            <w:tcW w:w="901" w:type="dxa"/>
            <w:tcBorders>
              <w:right w:val="single" w:sz="4" w:space="0" w:color="000000"/>
            </w:tcBorders>
            <w:vAlign w:val="center"/>
          </w:tcPr>
          <w:p w14:paraId="68E44892" w14:textId="77777777" w:rsidR="00DC6668" w:rsidRDefault="00000000">
            <w:pPr>
              <w:pStyle w:val="TableContents"/>
              <w:widowControl w:val="0"/>
              <w:spacing w:after="0"/>
              <w:jc w:val="center"/>
              <w:rPr>
                <w:sz w:val="14"/>
                <w:szCs w:val="14"/>
              </w:rPr>
            </w:pPr>
            <w:r>
              <w:rPr>
                <w:sz w:val="14"/>
                <w:szCs w:val="14"/>
              </w:rPr>
              <w:t>-62.23</w:t>
            </w:r>
            <w:r>
              <w:rPr>
                <w:sz w:val="14"/>
                <w:szCs w:val="14"/>
              </w:rPr>
              <w:br/>
              <w:t>(±3.751)</w:t>
            </w:r>
          </w:p>
        </w:tc>
        <w:tc>
          <w:tcPr>
            <w:tcW w:w="1439" w:type="dxa"/>
            <w:tcMar>
              <w:top w:w="0" w:type="dxa"/>
              <w:left w:w="30" w:type="dxa"/>
              <w:bottom w:w="0" w:type="dxa"/>
              <w:right w:w="30" w:type="dxa"/>
            </w:tcMar>
            <w:vAlign w:val="center"/>
          </w:tcPr>
          <w:p w14:paraId="18C0FB88" w14:textId="77777777" w:rsidR="00DC6668" w:rsidRDefault="00000000">
            <w:pPr>
              <w:pStyle w:val="TableContents"/>
              <w:widowControl w:val="0"/>
              <w:spacing w:after="0"/>
              <w:jc w:val="center"/>
              <w:rPr>
                <w:sz w:val="14"/>
                <w:szCs w:val="14"/>
              </w:rPr>
            </w:pPr>
            <w:r>
              <w:rPr>
                <w:sz w:val="14"/>
                <w:szCs w:val="14"/>
              </w:rPr>
              <w:t>-171.81</w:t>
            </w:r>
            <w:r>
              <w:rPr>
                <w:sz w:val="14"/>
                <w:szCs w:val="14"/>
              </w:rPr>
              <w:br/>
              <w:t>(-187.7 to -149.35)</w:t>
            </w:r>
          </w:p>
        </w:tc>
        <w:tc>
          <w:tcPr>
            <w:tcW w:w="1081" w:type="dxa"/>
            <w:tcMar>
              <w:top w:w="0" w:type="dxa"/>
              <w:left w:w="30" w:type="dxa"/>
              <w:bottom w:w="0" w:type="dxa"/>
              <w:right w:w="30" w:type="dxa"/>
            </w:tcMar>
            <w:vAlign w:val="center"/>
          </w:tcPr>
          <w:p w14:paraId="3E7E58DD" w14:textId="77777777" w:rsidR="00DC6668" w:rsidRDefault="00000000">
            <w:pPr>
              <w:pStyle w:val="TableContents"/>
              <w:widowControl w:val="0"/>
              <w:spacing w:after="0"/>
              <w:jc w:val="center"/>
              <w:rPr>
                <w:sz w:val="14"/>
                <w:szCs w:val="14"/>
              </w:rPr>
            </w:pPr>
            <w:r>
              <w:rPr>
                <w:sz w:val="14"/>
                <w:szCs w:val="14"/>
              </w:rPr>
              <w:t>-167.11</w:t>
            </w:r>
            <w:r>
              <w:rPr>
                <w:sz w:val="14"/>
                <w:szCs w:val="14"/>
              </w:rPr>
              <w:br/>
              <w:t>(±11.45)</w:t>
            </w:r>
          </w:p>
        </w:tc>
        <w:tc>
          <w:tcPr>
            <w:tcW w:w="1169" w:type="dxa"/>
            <w:tcBorders>
              <w:left w:val="single" w:sz="4" w:space="0" w:color="000000"/>
            </w:tcBorders>
            <w:vAlign w:val="center"/>
          </w:tcPr>
          <w:p w14:paraId="1023E291" w14:textId="77777777" w:rsidR="00DC6668" w:rsidRDefault="00000000">
            <w:pPr>
              <w:pStyle w:val="TableContents"/>
              <w:widowControl w:val="0"/>
              <w:spacing w:after="0"/>
              <w:jc w:val="center"/>
              <w:rPr>
                <w:sz w:val="14"/>
                <w:szCs w:val="14"/>
              </w:rPr>
            </w:pPr>
            <w:r>
              <w:rPr>
                <w:sz w:val="14"/>
                <w:szCs w:val="14"/>
              </w:rPr>
              <w:t>-10.66</w:t>
            </w:r>
            <w:r>
              <w:rPr>
                <w:sz w:val="14"/>
                <w:szCs w:val="14"/>
              </w:rPr>
              <w:br/>
              <w:t>(-10.97 to -10.3)</w:t>
            </w:r>
          </w:p>
        </w:tc>
        <w:tc>
          <w:tcPr>
            <w:tcW w:w="811" w:type="dxa"/>
            <w:tcBorders>
              <w:right w:val="single" w:sz="4" w:space="0" w:color="000000"/>
            </w:tcBorders>
            <w:vAlign w:val="center"/>
          </w:tcPr>
          <w:p w14:paraId="4BB784B4" w14:textId="77777777" w:rsidR="00DC6668" w:rsidRDefault="00000000">
            <w:pPr>
              <w:pStyle w:val="TableContents"/>
              <w:widowControl w:val="0"/>
              <w:spacing w:after="0"/>
              <w:jc w:val="center"/>
              <w:rPr>
                <w:sz w:val="14"/>
                <w:szCs w:val="14"/>
              </w:rPr>
            </w:pPr>
            <w:r>
              <w:rPr>
                <w:sz w:val="14"/>
                <w:szCs w:val="14"/>
              </w:rPr>
              <w:t>-10.4 (±0.207)</w:t>
            </w:r>
          </w:p>
        </w:tc>
        <w:tc>
          <w:tcPr>
            <w:tcW w:w="1170" w:type="dxa"/>
            <w:tcMar>
              <w:top w:w="0" w:type="dxa"/>
              <w:left w:w="30" w:type="dxa"/>
              <w:bottom w:w="0" w:type="dxa"/>
              <w:right w:w="30" w:type="dxa"/>
            </w:tcMar>
            <w:vAlign w:val="center"/>
          </w:tcPr>
          <w:p w14:paraId="5A6AD7CA" w14:textId="77777777" w:rsidR="00DC6668" w:rsidRDefault="00000000">
            <w:pPr>
              <w:pStyle w:val="TableContents"/>
              <w:widowControl w:val="0"/>
              <w:spacing w:after="0"/>
              <w:jc w:val="center"/>
              <w:rPr>
                <w:sz w:val="14"/>
                <w:szCs w:val="14"/>
              </w:rPr>
            </w:pPr>
            <w:r>
              <w:rPr>
                <w:sz w:val="14"/>
                <w:szCs w:val="14"/>
              </w:rPr>
              <w:t>58.4</w:t>
            </w:r>
            <w:r>
              <w:rPr>
                <w:sz w:val="14"/>
                <w:szCs w:val="14"/>
              </w:rPr>
              <w:br/>
              <w:t>(58.11 to 59.6)</w:t>
            </w:r>
          </w:p>
        </w:tc>
        <w:tc>
          <w:tcPr>
            <w:tcW w:w="899" w:type="dxa"/>
            <w:tcMar>
              <w:top w:w="0" w:type="dxa"/>
              <w:left w:w="30" w:type="dxa"/>
              <w:bottom w:w="0" w:type="dxa"/>
              <w:right w:w="30" w:type="dxa"/>
            </w:tcMar>
            <w:vAlign w:val="center"/>
          </w:tcPr>
          <w:p w14:paraId="4FE53786" w14:textId="77777777" w:rsidR="00DC6668" w:rsidRDefault="00000000">
            <w:pPr>
              <w:pStyle w:val="TableContents"/>
              <w:widowControl w:val="0"/>
              <w:spacing w:after="0"/>
              <w:jc w:val="center"/>
              <w:rPr>
                <w:sz w:val="14"/>
                <w:szCs w:val="14"/>
              </w:rPr>
            </w:pPr>
            <w:r>
              <w:rPr>
                <w:sz w:val="14"/>
                <w:szCs w:val="14"/>
              </w:rPr>
              <w:t>57.6</w:t>
            </w:r>
          </w:p>
        </w:tc>
        <w:tc>
          <w:tcPr>
            <w:tcW w:w="811" w:type="dxa"/>
            <w:tcBorders>
              <w:left w:val="single" w:sz="4" w:space="0" w:color="000000"/>
            </w:tcBorders>
            <w:vAlign w:val="center"/>
          </w:tcPr>
          <w:p w14:paraId="278FF309" w14:textId="77777777" w:rsidR="00DC6668" w:rsidRDefault="00000000">
            <w:pPr>
              <w:pStyle w:val="TableContents"/>
              <w:widowControl w:val="0"/>
              <w:spacing w:after="0"/>
              <w:jc w:val="center"/>
              <w:rPr>
                <w:sz w:val="14"/>
                <w:szCs w:val="14"/>
              </w:rPr>
            </w:pPr>
            <w:r>
              <w:rPr>
                <w:sz w:val="14"/>
                <w:szCs w:val="14"/>
              </w:rPr>
              <w:t>2.7</w:t>
            </w:r>
          </w:p>
        </w:tc>
        <w:tc>
          <w:tcPr>
            <w:tcW w:w="809" w:type="dxa"/>
            <w:tcMar>
              <w:top w:w="0" w:type="dxa"/>
              <w:left w:w="30" w:type="dxa"/>
              <w:bottom w:w="0" w:type="dxa"/>
              <w:right w:w="30" w:type="dxa"/>
            </w:tcMar>
            <w:vAlign w:val="center"/>
          </w:tcPr>
          <w:p w14:paraId="586B7490" w14:textId="77777777" w:rsidR="00DC6668" w:rsidRDefault="00000000">
            <w:pPr>
              <w:pStyle w:val="TableContents"/>
              <w:widowControl w:val="0"/>
              <w:spacing w:after="0"/>
              <w:jc w:val="center"/>
              <w:rPr>
                <w:sz w:val="14"/>
                <w:szCs w:val="14"/>
              </w:rPr>
            </w:pPr>
            <w:r>
              <w:rPr>
                <w:sz w:val="14"/>
                <w:szCs w:val="14"/>
              </w:rPr>
              <w:t>2.8</w:t>
            </w:r>
          </w:p>
        </w:tc>
        <w:tc>
          <w:tcPr>
            <w:tcW w:w="812" w:type="dxa"/>
            <w:tcMar>
              <w:top w:w="0" w:type="dxa"/>
              <w:left w:w="30" w:type="dxa"/>
              <w:bottom w:w="0" w:type="dxa"/>
              <w:right w:w="30" w:type="dxa"/>
            </w:tcMar>
            <w:vAlign w:val="center"/>
          </w:tcPr>
          <w:p w14:paraId="2D639F6A" w14:textId="77777777" w:rsidR="00DC6668" w:rsidRDefault="00000000">
            <w:pPr>
              <w:pStyle w:val="TableContents"/>
              <w:widowControl w:val="0"/>
              <w:spacing w:after="0"/>
              <w:jc w:val="center"/>
              <w:rPr>
                <w:sz w:val="14"/>
                <w:szCs w:val="14"/>
              </w:rPr>
            </w:pPr>
            <w:r>
              <w:rPr>
                <w:sz w:val="14"/>
                <w:szCs w:val="14"/>
              </w:rPr>
              <w:t>2.5</w:t>
            </w:r>
          </w:p>
        </w:tc>
        <w:tc>
          <w:tcPr>
            <w:tcW w:w="707" w:type="dxa"/>
            <w:tcMar>
              <w:top w:w="0" w:type="dxa"/>
              <w:left w:w="30" w:type="dxa"/>
              <w:bottom w:w="0" w:type="dxa"/>
              <w:right w:w="30" w:type="dxa"/>
            </w:tcMar>
            <w:vAlign w:val="center"/>
          </w:tcPr>
          <w:p w14:paraId="61E77CF3" w14:textId="77777777" w:rsidR="00DC6668" w:rsidRDefault="00000000">
            <w:pPr>
              <w:pStyle w:val="TableContents"/>
              <w:widowControl w:val="0"/>
              <w:spacing w:after="0"/>
              <w:jc w:val="center"/>
              <w:rPr>
                <w:sz w:val="14"/>
                <w:szCs w:val="14"/>
              </w:rPr>
            </w:pPr>
            <w:r>
              <w:rPr>
                <w:sz w:val="14"/>
                <w:szCs w:val="14"/>
              </w:rPr>
              <w:t>1.4</w:t>
            </w:r>
          </w:p>
        </w:tc>
      </w:tr>
      <w:tr w:rsidR="00DC6668" w14:paraId="2A136FDB" w14:textId="77777777">
        <w:trPr>
          <w:trHeight w:val="256"/>
        </w:trPr>
        <w:tc>
          <w:tcPr>
            <w:tcW w:w="1618" w:type="dxa"/>
            <w:tcMar>
              <w:top w:w="0" w:type="dxa"/>
              <w:left w:w="30" w:type="dxa"/>
              <w:bottom w:w="0" w:type="dxa"/>
              <w:right w:w="30" w:type="dxa"/>
            </w:tcMar>
            <w:vAlign w:val="center"/>
          </w:tcPr>
          <w:p w14:paraId="15360241" w14:textId="77777777" w:rsidR="00DC6668" w:rsidRDefault="00000000">
            <w:pPr>
              <w:jc w:val="center"/>
              <w:rPr>
                <w:sz w:val="14"/>
                <w:szCs w:val="14"/>
              </w:rPr>
            </w:pPr>
            <w:r>
              <w:rPr>
                <w:sz w:val="14"/>
                <w:szCs w:val="14"/>
              </w:rPr>
              <w:t xml:space="preserve">  FAM-CGAAAGGU-3’</w:t>
            </w:r>
            <w:r>
              <w:rPr>
                <w:sz w:val="14"/>
                <w:szCs w:val="14"/>
                <w:vertAlign w:val="superscript"/>
              </w:rPr>
              <w:t>b</w:t>
            </w:r>
            <w:r>
              <w:rPr>
                <w:sz w:val="14"/>
                <w:szCs w:val="14"/>
              </w:rPr>
              <w:br/>
              <w:t>BHQ1-GCUUUCCA-5’</w:t>
            </w:r>
          </w:p>
        </w:tc>
        <w:tc>
          <w:tcPr>
            <w:tcW w:w="1351" w:type="dxa"/>
            <w:tcBorders>
              <w:left w:val="single" w:sz="4" w:space="0" w:color="000000"/>
            </w:tcBorders>
            <w:vAlign w:val="center"/>
          </w:tcPr>
          <w:p w14:paraId="540139D9" w14:textId="77777777" w:rsidR="00DC6668" w:rsidRDefault="00000000">
            <w:pPr>
              <w:pStyle w:val="TableContents"/>
              <w:widowControl w:val="0"/>
              <w:spacing w:after="0"/>
              <w:jc w:val="center"/>
              <w:rPr>
                <w:sz w:val="14"/>
                <w:szCs w:val="14"/>
              </w:rPr>
            </w:pPr>
            <w:r>
              <w:rPr>
                <w:sz w:val="14"/>
                <w:szCs w:val="14"/>
              </w:rPr>
              <w:t>-198.28</w:t>
            </w:r>
            <w:r>
              <w:rPr>
                <w:sz w:val="14"/>
                <w:szCs w:val="14"/>
              </w:rPr>
              <w:br/>
              <w:t>(-76.63 to -72.43)</w:t>
            </w:r>
          </w:p>
        </w:tc>
        <w:tc>
          <w:tcPr>
            <w:tcW w:w="901" w:type="dxa"/>
            <w:tcBorders>
              <w:right w:val="single" w:sz="4" w:space="0" w:color="000000"/>
            </w:tcBorders>
            <w:vAlign w:val="center"/>
          </w:tcPr>
          <w:p w14:paraId="4E15298D" w14:textId="77777777" w:rsidR="00DC6668" w:rsidRDefault="00000000">
            <w:pPr>
              <w:pStyle w:val="TableContents"/>
              <w:widowControl w:val="0"/>
              <w:spacing w:after="0"/>
              <w:jc w:val="center"/>
              <w:rPr>
                <w:sz w:val="14"/>
                <w:szCs w:val="14"/>
              </w:rPr>
            </w:pPr>
            <w:r>
              <w:rPr>
                <w:sz w:val="14"/>
                <w:szCs w:val="14"/>
              </w:rPr>
              <w:t>-74.63</w:t>
            </w:r>
            <w:r>
              <w:rPr>
                <w:sz w:val="14"/>
                <w:szCs w:val="14"/>
              </w:rPr>
              <w:br/>
              <w:t>(±6.17)</w:t>
            </w:r>
          </w:p>
        </w:tc>
        <w:tc>
          <w:tcPr>
            <w:tcW w:w="1439" w:type="dxa"/>
            <w:tcMar>
              <w:top w:w="0" w:type="dxa"/>
              <w:left w:w="30" w:type="dxa"/>
              <w:bottom w:w="0" w:type="dxa"/>
              <w:right w:w="30" w:type="dxa"/>
            </w:tcMar>
            <w:vAlign w:val="center"/>
          </w:tcPr>
          <w:p w14:paraId="1CE7D965" w14:textId="77777777" w:rsidR="00DC6668" w:rsidRDefault="00000000">
            <w:pPr>
              <w:pStyle w:val="TableContents"/>
              <w:widowControl w:val="0"/>
              <w:spacing w:after="0"/>
              <w:jc w:val="center"/>
              <w:rPr>
                <w:sz w:val="14"/>
                <w:szCs w:val="14"/>
              </w:rPr>
            </w:pPr>
            <w:r>
              <w:rPr>
                <w:sz w:val="14"/>
                <w:szCs w:val="14"/>
              </w:rPr>
              <w:t>-198.28</w:t>
            </w:r>
            <w:r>
              <w:rPr>
                <w:sz w:val="14"/>
                <w:szCs w:val="14"/>
              </w:rPr>
              <w:br/>
              <w:t>(-203.34 to -190.84)</w:t>
            </w:r>
          </w:p>
        </w:tc>
        <w:tc>
          <w:tcPr>
            <w:tcW w:w="1081" w:type="dxa"/>
            <w:tcMar>
              <w:top w:w="0" w:type="dxa"/>
              <w:left w:w="30" w:type="dxa"/>
              <w:bottom w:w="0" w:type="dxa"/>
              <w:right w:w="30" w:type="dxa"/>
            </w:tcMar>
            <w:vAlign w:val="center"/>
          </w:tcPr>
          <w:p w14:paraId="058BC300" w14:textId="77777777" w:rsidR="00DC6668" w:rsidRDefault="00000000">
            <w:pPr>
              <w:pStyle w:val="TableContents"/>
              <w:widowControl w:val="0"/>
              <w:spacing w:after="0"/>
              <w:jc w:val="center"/>
              <w:rPr>
                <w:sz w:val="14"/>
                <w:szCs w:val="14"/>
              </w:rPr>
            </w:pPr>
            <w:r>
              <w:rPr>
                <w:sz w:val="14"/>
                <w:szCs w:val="14"/>
              </w:rPr>
              <w:t>-198.05</w:t>
            </w:r>
            <w:r>
              <w:rPr>
                <w:sz w:val="14"/>
                <w:szCs w:val="14"/>
              </w:rPr>
              <w:br/>
              <w:t>(±18.308)</w:t>
            </w:r>
          </w:p>
        </w:tc>
        <w:tc>
          <w:tcPr>
            <w:tcW w:w="1169" w:type="dxa"/>
            <w:tcBorders>
              <w:left w:val="single" w:sz="4" w:space="0" w:color="000000"/>
            </w:tcBorders>
            <w:vAlign w:val="center"/>
          </w:tcPr>
          <w:p w14:paraId="5DC4792A" w14:textId="77777777" w:rsidR="00DC6668" w:rsidRDefault="00000000">
            <w:pPr>
              <w:pStyle w:val="TableContents"/>
              <w:widowControl w:val="0"/>
              <w:spacing w:after="0"/>
              <w:jc w:val="center"/>
              <w:rPr>
                <w:sz w:val="14"/>
                <w:szCs w:val="14"/>
              </w:rPr>
            </w:pPr>
            <w:r>
              <w:rPr>
                <w:sz w:val="14"/>
                <w:szCs w:val="14"/>
              </w:rPr>
              <w:t>-13.44</w:t>
            </w:r>
            <w:r>
              <w:rPr>
                <w:sz w:val="14"/>
                <w:szCs w:val="14"/>
              </w:rPr>
              <w:br/>
              <w:t>(-13.57 to -13.24)</w:t>
            </w:r>
          </w:p>
        </w:tc>
        <w:tc>
          <w:tcPr>
            <w:tcW w:w="811" w:type="dxa"/>
            <w:tcBorders>
              <w:right w:val="single" w:sz="4" w:space="0" w:color="000000"/>
            </w:tcBorders>
            <w:vAlign w:val="center"/>
          </w:tcPr>
          <w:p w14:paraId="556939DE" w14:textId="77777777" w:rsidR="00DC6668" w:rsidRDefault="00000000">
            <w:pPr>
              <w:pStyle w:val="TableContents"/>
              <w:widowControl w:val="0"/>
              <w:spacing w:after="0"/>
              <w:jc w:val="center"/>
              <w:rPr>
                <w:sz w:val="14"/>
                <w:szCs w:val="14"/>
              </w:rPr>
            </w:pPr>
            <w:r>
              <w:rPr>
                <w:sz w:val="14"/>
                <w:szCs w:val="14"/>
              </w:rPr>
              <w:t>-13.21 (±0.508)</w:t>
            </w:r>
          </w:p>
        </w:tc>
        <w:tc>
          <w:tcPr>
            <w:tcW w:w="1170" w:type="dxa"/>
            <w:tcMar>
              <w:top w:w="0" w:type="dxa"/>
              <w:left w:w="30" w:type="dxa"/>
              <w:bottom w:w="0" w:type="dxa"/>
              <w:right w:w="30" w:type="dxa"/>
            </w:tcMar>
            <w:vAlign w:val="center"/>
          </w:tcPr>
          <w:p w14:paraId="40DDCBEC" w14:textId="77777777" w:rsidR="00DC6668" w:rsidRDefault="00000000">
            <w:pPr>
              <w:pStyle w:val="TableContents"/>
              <w:widowControl w:val="0"/>
              <w:spacing w:after="0"/>
              <w:jc w:val="center"/>
              <w:rPr>
                <w:sz w:val="14"/>
                <w:szCs w:val="14"/>
              </w:rPr>
            </w:pPr>
            <w:r>
              <w:rPr>
                <w:sz w:val="14"/>
                <w:szCs w:val="14"/>
              </w:rPr>
              <w:t>68.51</w:t>
            </w:r>
            <w:r>
              <w:rPr>
                <w:sz w:val="14"/>
                <w:szCs w:val="14"/>
              </w:rPr>
              <w:br/>
              <w:t>(68.36 to 68.67)</w:t>
            </w:r>
          </w:p>
        </w:tc>
        <w:tc>
          <w:tcPr>
            <w:tcW w:w="899" w:type="dxa"/>
            <w:tcMar>
              <w:top w:w="0" w:type="dxa"/>
              <w:left w:w="30" w:type="dxa"/>
              <w:bottom w:w="0" w:type="dxa"/>
              <w:right w:w="30" w:type="dxa"/>
            </w:tcMar>
            <w:vAlign w:val="center"/>
          </w:tcPr>
          <w:p w14:paraId="17E4E126" w14:textId="77777777" w:rsidR="00DC6668" w:rsidRDefault="00000000">
            <w:pPr>
              <w:pStyle w:val="TableContents"/>
              <w:widowControl w:val="0"/>
              <w:spacing w:after="0"/>
              <w:jc w:val="center"/>
              <w:rPr>
                <w:sz w:val="14"/>
                <w:szCs w:val="14"/>
              </w:rPr>
            </w:pPr>
            <w:r>
              <w:rPr>
                <w:sz w:val="14"/>
                <w:szCs w:val="14"/>
              </w:rPr>
              <w:t>67.5</w:t>
            </w:r>
          </w:p>
        </w:tc>
        <w:tc>
          <w:tcPr>
            <w:tcW w:w="811" w:type="dxa"/>
            <w:tcBorders>
              <w:left w:val="single" w:sz="4" w:space="0" w:color="000000"/>
            </w:tcBorders>
            <w:vAlign w:val="center"/>
          </w:tcPr>
          <w:p w14:paraId="429E1C10" w14:textId="77777777" w:rsidR="00DC6668" w:rsidRDefault="00000000">
            <w:pPr>
              <w:pStyle w:val="TableContents"/>
              <w:widowControl w:val="0"/>
              <w:spacing w:after="0"/>
              <w:jc w:val="center"/>
              <w:rPr>
                <w:sz w:val="14"/>
                <w:szCs w:val="14"/>
              </w:rPr>
            </w:pPr>
            <w:r>
              <w:rPr>
                <w:sz w:val="14"/>
                <w:szCs w:val="14"/>
              </w:rPr>
              <w:t>0.4</w:t>
            </w:r>
          </w:p>
        </w:tc>
        <w:tc>
          <w:tcPr>
            <w:tcW w:w="809" w:type="dxa"/>
            <w:tcMar>
              <w:top w:w="0" w:type="dxa"/>
              <w:left w:w="30" w:type="dxa"/>
              <w:bottom w:w="0" w:type="dxa"/>
              <w:right w:w="30" w:type="dxa"/>
            </w:tcMar>
            <w:vAlign w:val="center"/>
          </w:tcPr>
          <w:p w14:paraId="46A76090" w14:textId="77777777" w:rsidR="00DC6668" w:rsidRDefault="00000000">
            <w:pPr>
              <w:pStyle w:val="TableContents"/>
              <w:widowControl w:val="0"/>
              <w:spacing w:after="0"/>
              <w:jc w:val="center"/>
              <w:rPr>
                <w:sz w:val="14"/>
                <w:szCs w:val="14"/>
              </w:rPr>
            </w:pPr>
            <w:r>
              <w:rPr>
                <w:sz w:val="14"/>
                <w:szCs w:val="14"/>
              </w:rPr>
              <w:t>0.1</w:t>
            </w:r>
          </w:p>
        </w:tc>
        <w:tc>
          <w:tcPr>
            <w:tcW w:w="812" w:type="dxa"/>
            <w:tcMar>
              <w:top w:w="0" w:type="dxa"/>
              <w:left w:w="30" w:type="dxa"/>
              <w:bottom w:w="0" w:type="dxa"/>
              <w:right w:w="30" w:type="dxa"/>
            </w:tcMar>
            <w:vAlign w:val="center"/>
          </w:tcPr>
          <w:p w14:paraId="1E304A7C" w14:textId="77777777" w:rsidR="00DC6668" w:rsidRDefault="00000000">
            <w:pPr>
              <w:pStyle w:val="TableContents"/>
              <w:widowControl w:val="0"/>
              <w:spacing w:after="0"/>
              <w:jc w:val="center"/>
              <w:rPr>
                <w:sz w:val="14"/>
                <w:szCs w:val="14"/>
              </w:rPr>
            </w:pPr>
            <w:r>
              <w:rPr>
                <w:sz w:val="14"/>
                <w:szCs w:val="14"/>
              </w:rPr>
              <w:t>1.7</w:t>
            </w:r>
          </w:p>
        </w:tc>
        <w:tc>
          <w:tcPr>
            <w:tcW w:w="707" w:type="dxa"/>
            <w:tcMar>
              <w:top w:w="0" w:type="dxa"/>
              <w:left w:w="30" w:type="dxa"/>
              <w:bottom w:w="0" w:type="dxa"/>
              <w:right w:w="30" w:type="dxa"/>
            </w:tcMar>
            <w:vAlign w:val="center"/>
          </w:tcPr>
          <w:p w14:paraId="3DA6262D" w14:textId="77777777" w:rsidR="00DC6668" w:rsidRDefault="00000000">
            <w:pPr>
              <w:pStyle w:val="TableContents"/>
              <w:widowControl w:val="0"/>
              <w:spacing w:after="0"/>
              <w:jc w:val="center"/>
              <w:rPr>
                <w:sz w:val="14"/>
                <w:szCs w:val="14"/>
              </w:rPr>
            </w:pPr>
            <w:r>
              <w:rPr>
                <w:sz w:val="14"/>
                <w:szCs w:val="14"/>
              </w:rPr>
              <w:t>1.5</w:t>
            </w:r>
          </w:p>
        </w:tc>
      </w:tr>
      <w:tr w:rsidR="00DC6668" w14:paraId="078CF45F" w14:textId="77777777">
        <w:trPr>
          <w:trHeight w:val="256"/>
        </w:trPr>
        <w:tc>
          <w:tcPr>
            <w:tcW w:w="1618" w:type="dxa"/>
            <w:tcMar>
              <w:top w:w="0" w:type="dxa"/>
              <w:left w:w="30" w:type="dxa"/>
              <w:bottom w:w="0" w:type="dxa"/>
              <w:right w:w="30" w:type="dxa"/>
            </w:tcMar>
            <w:vAlign w:val="center"/>
          </w:tcPr>
          <w:p w14:paraId="46B6E06D" w14:textId="77777777" w:rsidR="00DC6668" w:rsidRDefault="00000000">
            <w:pPr>
              <w:jc w:val="center"/>
              <w:rPr>
                <w:sz w:val="14"/>
                <w:szCs w:val="14"/>
              </w:rPr>
            </w:pPr>
            <w:r>
              <w:rPr>
                <w:sz w:val="14"/>
                <w:szCs w:val="14"/>
              </w:rPr>
              <w:t xml:space="preserve">  FAM-CUGAGUC-3’</w:t>
            </w:r>
            <w:r>
              <w:rPr>
                <w:sz w:val="14"/>
                <w:szCs w:val="14"/>
                <w:vertAlign w:val="superscript"/>
              </w:rPr>
              <w:t>b</w:t>
            </w:r>
            <w:r>
              <w:rPr>
                <w:sz w:val="14"/>
                <w:szCs w:val="14"/>
              </w:rPr>
              <w:br/>
              <w:t>BHQ1-GACUCAG-5’</w:t>
            </w:r>
          </w:p>
        </w:tc>
        <w:tc>
          <w:tcPr>
            <w:tcW w:w="1351" w:type="dxa"/>
            <w:tcBorders>
              <w:left w:val="single" w:sz="4" w:space="0" w:color="000000"/>
            </w:tcBorders>
            <w:vAlign w:val="center"/>
          </w:tcPr>
          <w:p w14:paraId="70CC9474" w14:textId="77777777" w:rsidR="00DC6668" w:rsidRDefault="00000000">
            <w:pPr>
              <w:pStyle w:val="TableContents"/>
              <w:widowControl w:val="0"/>
              <w:spacing w:after="0"/>
              <w:jc w:val="center"/>
              <w:rPr>
                <w:sz w:val="14"/>
                <w:szCs w:val="14"/>
              </w:rPr>
            </w:pPr>
            <w:r>
              <w:rPr>
                <w:sz w:val="14"/>
                <w:szCs w:val="14"/>
              </w:rPr>
              <w:t>-186.19</w:t>
            </w:r>
            <w:r>
              <w:rPr>
                <w:sz w:val="14"/>
                <w:szCs w:val="14"/>
              </w:rPr>
              <w:br/>
              <w:t>(-64.49 to -62.15)</w:t>
            </w:r>
          </w:p>
        </w:tc>
        <w:tc>
          <w:tcPr>
            <w:tcW w:w="901" w:type="dxa"/>
            <w:tcBorders>
              <w:right w:val="single" w:sz="4" w:space="0" w:color="000000"/>
            </w:tcBorders>
            <w:vAlign w:val="center"/>
          </w:tcPr>
          <w:p w14:paraId="736824B1" w14:textId="77777777" w:rsidR="00DC6668" w:rsidRDefault="00000000">
            <w:pPr>
              <w:pStyle w:val="TableContents"/>
              <w:widowControl w:val="0"/>
              <w:spacing w:after="0"/>
              <w:jc w:val="center"/>
              <w:rPr>
                <w:sz w:val="14"/>
                <w:szCs w:val="14"/>
              </w:rPr>
            </w:pPr>
            <w:r>
              <w:rPr>
                <w:sz w:val="14"/>
                <w:szCs w:val="14"/>
              </w:rPr>
              <w:t>-66</w:t>
            </w:r>
            <w:r>
              <w:rPr>
                <w:sz w:val="14"/>
                <w:szCs w:val="14"/>
              </w:rPr>
              <w:br/>
              <w:t>(±2.4)</w:t>
            </w:r>
          </w:p>
        </w:tc>
        <w:tc>
          <w:tcPr>
            <w:tcW w:w="1439" w:type="dxa"/>
            <w:tcMar>
              <w:top w:w="0" w:type="dxa"/>
              <w:left w:w="30" w:type="dxa"/>
              <w:bottom w:w="0" w:type="dxa"/>
              <w:right w:w="30" w:type="dxa"/>
            </w:tcMar>
            <w:vAlign w:val="center"/>
          </w:tcPr>
          <w:p w14:paraId="7D54928F" w14:textId="77777777" w:rsidR="00DC6668" w:rsidRDefault="00000000">
            <w:pPr>
              <w:pStyle w:val="TableContents"/>
              <w:widowControl w:val="0"/>
              <w:spacing w:after="0"/>
              <w:jc w:val="center"/>
              <w:rPr>
                <w:sz w:val="14"/>
                <w:szCs w:val="14"/>
              </w:rPr>
            </w:pPr>
            <w:r>
              <w:rPr>
                <w:sz w:val="14"/>
                <w:szCs w:val="14"/>
              </w:rPr>
              <w:t>-186.19</w:t>
            </w:r>
            <w:r>
              <w:rPr>
                <w:sz w:val="14"/>
                <w:szCs w:val="14"/>
              </w:rPr>
              <w:br/>
              <w:t>(-190.72 to -182.98)</w:t>
            </w:r>
          </w:p>
        </w:tc>
        <w:tc>
          <w:tcPr>
            <w:tcW w:w="1081" w:type="dxa"/>
            <w:tcMar>
              <w:top w:w="0" w:type="dxa"/>
              <w:left w:w="30" w:type="dxa"/>
              <w:bottom w:w="0" w:type="dxa"/>
              <w:right w:w="30" w:type="dxa"/>
            </w:tcMar>
            <w:vAlign w:val="center"/>
          </w:tcPr>
          <w:p w14:paraId="30876652" w14:textId="77777777" w:rsidR="00DC6668" w:rsidRDefault="00000000">
            <w:pPr>
              <w:pStyle w:val="TableContents"/>
              <w:widowControl w:val="0"/>
              <w:spacing w:after="0"/>
              <w:jc w:val="center"/>
              <w:rPr>
                <w:sz w:val="14"/>
                <w:szCs w:val="14"/>
              </w:rPr>
            </w:pPr>
            <w:r>
              <w:rPr>
                <w:sz w:val="14"/>
                <w:szCs w:val="14"/>
              </w:rPr>
              <w:t>-195</w:t>
            </w:r>
            <w:r>
              <w:rPr>
                <w:sz w:val="14"/>
                <w:szCs w:val="14"/>
              </w:rPr>
              <w:br/>
              <w:t>(±7.9)</w:t>
            </w:r>
          </w:p>
        </w:tc>
        <w:tc>
          <w:tcPr>
            <w:tcW w:w="1169" w:type="dxa"/>
            <w:tcBorders>
              <w:left w:val="single" w:sz="4" w:space="0" w:color="000000"/>
            </w:tcBorders>
            <w:vAlign w:val="center"/>
          </w:tcPr>
          <w:p w14:paraId="556D20B1" w14:textId="77777777" w:rsidR="00DC6668" w:rsidRDefault="00000000">
            <w:pPr>
              <w:pStyle w:val="TableContents"/>
              <w:widowControl w:val="0"/>
              <w:spacing w:after="0"/>
              <w:jc w:val="center"/>
              <w:rPr>
                <w:sz w:val="14"/>
                <w:szCs w:val="14"/>
              </w:rPr>
            </w:pPr>
            <w:r>
              <w:rPr>
                <w:sz w:val="14"/>
                <w:szCs w:val="14"/>
              </w:rPr>
              <w:t>-5.37</w:t>
            </w:r>
            <w:r>
              <w:rPr>
                <w:sz w:val="14"/>
                <w:szCs w:val="14"/>
              </w:rPr>
              <w:br/>
              <w:t>(-5.4 to -5.33)</w:t>
            </w:r>
          </w:p>
        </w:tc>
        <w:tc>
          <w:tcPr>
            <w:tcW w:w="811" w:type="dxa"/>
            <w:tcBorders>
              <w:right w:val="single" w:sz="4" w:space="0" w:color="000000"/>
            </w:tcBorders>
            <w:vAlign w:val="center"/>
          </w:tcPr>
          <w:p w14:paraId="568C1C63" w14:textId="77777777" w:rsidR="00DC6668" w:rsidRDefault="00000000">
            <w:pPr>
              <w:pStyle w:val="TableContents"/>
              <w:widowControl w:val="0"/>
              <w:spacing w:after="0"/>
              <w:jc w:val="center"/>
              <w:rPr>
                <w:sz w:val="14"/>
                <w:szCs w:val="14"/>
              </w:rPr>
            </w:pPr>
            <w:r>
              <w:rPr>
                <w:sz w:val="14"/>
                <w:szCs w:val="14"/>
              </w:rPr>
              <w:t>-5.48 (±0.04)</w:t>
            </w:r>
          </w:p>
        </w:tc>
        <w:tc>
          <w:tcPr>
            <w:tcW w:w="1170" w:type="dxa"/>
            <w:tcMar>
              <w:top w:w="0" w:type="dxa"/>
              <w:left w:w="30" w:type="dxa"/>
              <w:bottom w:w="0" w:type="dxa"/>
              <w:right w:w="30" w:type="dxa"/>
            </w:tcMar>
            <w:vAlign w:val="center"/>
          </w:tcPr>
          <w:p w14:paraId="5829E5FE" w14:textId="77777777" w:rsidR="00DC6668" w:rsidRDefault="00000000">
            <w:pPr>
              <w:pStyle w:val="TableContents"/>
              <w:widowControl w:val="0"/>
              <w:spacing w:after="0"/>
              <w:jc w:val="center"/>
              <w:rPr>
                <w:sz w:val="14"/>
                <w:szCs w:val="14"/>
              </w:rPr>
            </w:pPr>
            <w:r>
              <w:rPr>
                <w:sz w:val="14"/>
                <w:szCs w:val="14"/>
              </w:rPr>
              <w:t>35.52</w:t>
            </w:r>
            <w:r>
              <w:rPr>
                <w:sz w:val="14"/>
                <w:szCs w:val="14"/>
              </w:rPr>
              <w:br/>
              <w:t>(35.35 to 35.63)</w:t>
            </w:r>
          </w:p>
        </w:tc>
        <w:tc>
          <w:tcPr>
            <w:tcW w:w="899" w:type="dxa"/>
            <w:tcMar>
              <w:top w:w="0" w:type="dxa"/>
              <w:left w:w="30" w:type="dxa"/>
              <w:bottom w:w="0" w:type="dxa"/>
              <w:right w:w="30" w:type="dxa"/>
            </w:tcMar>
            <w:vAlign w:val="center"/>
          </w:tcPr>
          <w:p w14:paraId="5A692DEB" w14:textId="77777777" w:rsidR="00DC6668" w:rsidRDefault="00000000">
            <w:pPr>
              <w:pStyle w:val="TableContents"/>
              <w:widowControl w:val="0"/>
              <w:spacing w:after="0"/>
              <w:jc w:val="center"/>
              <w:rPr>
                <w:sz w:val="14"/>
                <w:szCs w:val="14"/>
              </w:rPr>
            </w:pPr>
            <w:r>
              <w:rPr>
                <w:sz w:val="14"/>
                <w:szCs w:val="14"/>
              </w:rPr>
              <w:t>36.1</w:t>
            </w:r>
          </w:p>
        </w:tc>
        <w:tc>
          <w:tcPr>
            <w:tcW w:w="811" w:type="dxa"/>
            <w:tcBorders>
              <w:left w:val="single" w:sz="4" w:space="0" w:color="000000"/>
            </w:tcBorders>
            <w:vAlign w:val="center"/>
          </w:tcPr>
          <w:p w14:paraId="101378C0" w14:textId="77777777" w:rsidR="00DC6668" w:rsidRDefault="00000000">
            <w:pPr>
              <w:pStyle w:val="TableContents"/>
              <w:widowControl w:val="0"/>
              <w:spacing w:after="0"/>
              <w:jc w:val="center"/>
              <w:rPr>
                <w:sz w:val="14"/>
                <w:szCs w:val="14"/>
              </w:rPr>
            </w:pPr>
            <w:r>
              <w:rPr>
                <w:sz w:val="14"/>
                <w:szCs w:val="14"/>
              </w:rPr>
              <w:t>4.5</w:t>
            </w:r>
          </w:p>
        </w:tc>
        <w:tc>
          <w:tcPr>
            <w:tcW w:w="809" w:type="dxa"/>
            <w:tcMar>
              <w:top w:w="0" w:type="dxa"/>
              <w:left w:w="30" w:type="dxa"/>
              <w:bottom w:w="0" w:type="dxa"/>
              <w:right w:w="30" w:type="dxa"/>
            </w:tcMar>
            <w:vAlign w:val="center"/>
          </w:tcPr>
          <w:p w14:paraId="560C1233" w14:textId="77777777" w:rsidR="00DC6668" w:rsidRDefault="00000000">
            <w:pPr>
              <w:pStyle w:val="TableContents"/>
              <w:widowControl w:val="0"/>
              <w:spacing w:after="0"/>
              <w:jc w:val="center"/>
              <w:rPr>
                <w:sz w:val="14"/>
                <w:szCs w:val="14"/>
              </w:rPr>
            </w:pPr>
            <w:r>
              <w:rPr>
                <w:sz w:val="14"/>
                <w:szCs w:val="14"/>
              </w:rPr>
              <w:t>4.6</w:t>
            </w:r>
          </w:p>
        </w:tc>
        <w:tc>
          <w:tcPr>
            <w:tcW w:w="812" w:type="dxa"/>
            <w:tcMar>
              <w:top w:w="0" w:type="dxa"/>
              <w:left w:w="30" w:type="dxa"/>
              <w:bottom w:w="0" w:type="dxa"/>
              <w:right w:w="30" w:type="dxa"/>
            </w:tcMar>
            <w:vAlign w:val="center"/>
          </w:tcPr>
          <w:p w14:paraId="28230E10" w14:textId="77777777" w:rsidR="00DC6668" w:rsidRDefault="00000000">
            <w:pPr>
              <w:pStyle w:val="TableContents"/>
              <w:widowControl w:val="0"/>
              <w:spacing w:after="0"/>
              <w:jc w:val="center"/>
              <w:rPr>
                <w:sz w:val="14"/>
                <w:szCs w:val="14"/>
              </w:rPr>
            </w:pPr>
            <w:r>
              <w:rPr>
                <w:sz w:val="14"/>
                <w:szCs w:val="14"/>
              </w:rPr>
              <w:t>2.0</w:t>
            </w:r>
          </w:p>
        </w:tc>
        <w:tc>
          <w:tcPr>
            <w:tcW w:w="707" w:type="dxa"/>
            <w:tcMar>
              <w:top w:w="0" w:type="dxa"/>
              <w:left w:w="30" w:type="dxa"/>
              <w:bottom w:w="0" w:type="dxa"/>
              <w:right w:w="30" w:type="dxa"/>
            </w:tcMar>
            <w:vAlign w:val="center"/>
          </w:tcPr>
          <w:p w14:paraId="63DF45FD" w14:textId="77777777" w:rsidR="00DC6668" w:rsidRDefault="00000000">
            <w:pPr>
              <w:pStyle w:val="TableContents"/>
              <w:widowControl w:val="0"/>
              <w:spacing w:after="0"/>
              <w:jc w:val="center"/>
              <w:rPr>
                <w:sz w:val="14"/>
                <w:szCs w:val="14"/>
              </w:rPr>
            </w:pPr>
            <w:r>
              <w:rPr>
                <w:sz w:val="14"/>
                <w:szCs w:val="14"/>
              </w:rPr>
              <w:t>1.6</w:t>
            </w:r>
          </w:p>
        </w:tc>
      </w:tr>
      <w:tr w:rsidR="00DC6668" w14:paraId="12AC03F6" w14:textId="77777777">
        <w:trPr>
          <w:trHeight w:val="256"/>
        </w:trPr>
        <w:tc>
          <w:tcPr>
            <w:tcW w:w="1618" w:type="dxa"/>
            <w:tcMar>
              <w:top w:w="0" w:type="dxa"/>
              <w:left w:w="30" w:type="dxa"/>
              <w:bottom w:w="0" w:type="dxa"/>
              <w:right w:w="30" w:type="dxa"/>
            </w:tcMar>
            <w:vAlign w:val="center"/>
          </w:tcPr>
          <w:p w14:paraId="4587A4D9" w14:textId="77777777" w:rsidR="00DC6668" w:rsidRDefault="00000000">
            <w:pPr>
              <w:jc w:val="center"/>
              <w:rPr>
                <w:sz w:val="14"/>
                <w:szCs w:val="14"/>
              </w:rPr>
            </w:pPr>
            <w:r>
              <w:rPr>
                <w:sz w:val="14"/>
                <w:szCs w:val="14"/>
              </w:rPr>
              <w:t xml:space="preserve">  FAM-CGUUGC-3’</w:t>
            </w:r>
            <w:r>
              <w:rPr>
                <w:sz w:val="14"/>
                <w:szCs w:val="14"/>
                <w:vertAlign w:val="superscript"/>
              </w:rPr>
              <w:t>b</w:t>
            </w:r>
            <w:r>
              <w:rPr>
                <w:sz w:val="14"/>
                <w:szCs w:val="14"/>
              </w:rPr>
              <w:br/>
              <w:t>BHQ1-GCAACG-5’</w:t>
            </w:r>
          </w:p>
        </w:tc>
        <w:tc>
          <w:tcPr>
            <w:tcW w:w="1351" w:type="dxa"/>
            <w:tcBorders>
              <w:left w:val="single" w:sz="4" w:space="0" w:color="000000"/>
            </w:tcBorders>
            <w:vAlign w:val="center"/>
          </w:tcPr>
          <w:p w14:paraId="7FCBE57B" w14:textId="77777777" w:rsidR="00DC6668" w:rsidRDefault="00000000">
            <w:pPr>
              <w:pStyle w:val="TableContents"/>
              <w:widowControl w:val="0"/>
              <w:spacing w:after="0"/>
              <w:jc w:val="center"/>
              <w:rPr>
                <w:sz w:val="14"/>
                <w:szCs w:val="14"/>
              </w:rPr>
            </w:pPr>
            <w:r>
              <w:rPr>
                <w:sz w:val="14"/>
                <w:szCs w:val="14"/>
              </w:rPr>
              <w:t>-215.93</w:t>
            </w:r>
            <w:r>
              <w:rPr>
                <w:sz w:val="14"/>
                <w:szCs w:val="14"/>
              </w:rPr>
              <w:br/>
              <w:t>(-77.18 to -73.68)</w:t>
            </w:r>
          </w:p>
        </w:tc>
        <w:tc>
          <w:tcPr>
            <w:tcW w:w="901" w:type="dxa"/>
            <w:tcBorders>
              <w:right w:val="single" w:sz="4" w:space="0" w:color="000000"/>
            </w:tcBorders>
            <w:vAlign w:val="center"/>
          </w:tcPr>
          <w:p w14:paraId="4C2F98EB" w14:textId="77777777" w:rsidR="00DC6668" w:rsidRDefault="00000000">
            <w:pPr>
              <w:pStyle w:val="TableContents"/>
              <w:widowControl w:val="0"/>
              <w:spacing w:after="0"/>
              <w:jc w:val="center"/>
              <w:rPr>
                <w:sz w:val="14"/>
                <w:szCs w:val="14"/>
              </w:rPr>
            </w:pPr>
            <w:r>
              <w:rPr>
                <w:sz w:val="14"/>
                <w:szCs w:val="14"/>
              </w:rPr>
              <w:t>-78.1</w:t>
            </w:r>
            <w:r>
              <w:rPr>
                <w:sz w:val="14"/>
                <w:szCs w:val="14"/>
              </w:rPr>
              <w:br/>
              <w:t>(±1.7)</w:t>
            </w:r>
          </w:p>
        </w:tc>
        <w:tc>
          <w:tcPr>
            <w:tcW w:w="1439" w:type="dxa"/>
            <w:tcMar>
              <w:top w:w="0" w:type="dxa"/>
              <w:left w:w="30" w:type="dxa"/>
              <w:bottom w:w="0" w:type="dxa"/>
              <w:right w:w="30" w:type="dxa"/>
            </w:tcMar>
            <w:vAlign w:val="center"/>
          </w:tcPr>
          <w:p w14:paraId="590A4550" w14:textId="77777777" w:rsidR="00DC6668" w:rsidRDefault="00000000">
            <w:pPr>
              <w:pStyle w:val="TableContents"/>
              <w:widowControl w:val="0"/>
              <w:spacing w:after="0"/>
              <w:jc w:val="center"/>
              <w:rPr>
                <w:sz w:val="14"/>
                <w:szCs w:val="14"/>
              </w:rPr>
            </w:pPr>
            <w:r>
              <w:rPr>
                <w:sz w:val="14"/>
                <w:szCs w:val="14"/>
              </w:rPr>
              <w:t>-215.93</w:t>
            </w:r>
            <w:r>
              <w:rPr>
                <w:sz w:val="14"/>
                <w:szCs w:val="14"/>
              </w:rPr>
              <w:br/>
              <w:t>(-221.55 to -210.59)</w:t>
            </w:r>
          </w:p>
        </w:tc>
        <w:tc>
          <w:tcPr>
            <w:tcW w:w="1081" w:type="dxa"/>
            <w:tcMar>
              <w:top w:w="0" w:type="dxa"/>
              <w:left w:w="30" w:type="dxa"/>
              <w:bottom w:w="0" w:type="dxa"/>
              <w:right w:w="30" w:type="dxa"/>
            </w:tcMar>
            <w:vAlign w:val="center"/>
          </w:tcPr>
          <w:p w14:paraId="7A11F503" w14:textId="77777777" w:rsidR="00DC6668" w:rsidRDefault="00000000">
            <w:pPr>
              <w:pStyle w:val="TableContents"/>
              <w:widowControl w:val="0"/>
              <w:spacing w:after="0"/>
              <w:jc w:val="center"/>
              <w:rPr>
                <w:sz w:val="14"/>
                <w:szCs w:val="14"/>
              </w:rPr>
            </w:pPr>
            <w:r>
              <w:rPr>
                <w:sz w:val="14"/>
                <w:szCs w:val="14"/>
              </w:rPr>
              <w:t>-225.7</w:t>
            </w:r>
            <w:r>
              <w:rPr>
                <w:sz w:val="14"/>
                <w:szCs w:val="14"/>
              </w:rPr>
              <w:br/>
              <w:t>(±5.3)</w:t>
            </w:r>
          </w:p>
        </w:tc>
        <w:tc>
          <w:tcPr>
            <w:tcW w:w="1169" w:type="dxa"/>
            <w:tcBorders>
              <w:left w:val="single" w:sz="4" w:space="0" w:color="000000"/>
            </w:tcBorders>
            <w:vAlign w:val="center"/>
          </w:tcPr>
          <w:p w14:paraId="1DF163F6" w14:textId="77777777" w:rsidR="00DC6668" w:rsidRDefault="00000000">
            <w:pPr>
              <w:pStyle w:val="TableContents"/>
              <w:widowControl w:val="0"/>
              <w:spacing w:after="0"/>
              <w:jc w:val="center"/>
              <w:rPr>
                <w:sz w:val="14"/>
                <w:szCs w:val="14"/>
              </w:rPr>
            </w:pPr>
            <w:r>
              <w:rPr>
                <w:sz w:val="14"/>
                <w:szCs w:val="14"/>
              </w:rPr>
              <w:t>-8.42</w:t>
            </w:r>
            <w:r>
              <w:rPr>
                <w:sz w:val="14"/>
                <w:szCs w:val="14"/>
              </w:rPr>
              <w:br/>
              <w:t>(-8.47 to -8.35)</w:t>
            </w:r>
          </w:p>
        </w:tc>
        <w:tc>
          <w:tcPr>
            <w:tcW w:w="811" w:type="dxa"/>
            <w:tcBorders>
              <w:right w:val="single" w:sz="4" w:space="0" w:color="000000"/>
            </w:tcBorders>
            <w:vAlign w:val="center"/>
          </w:tcPr>
          <w:p w14:paraId="50948F2F" w14:textId="77777777" w:rsidR="00DC6668" w:rsidRDefault="00000000">
            <w:pPr>
              <w:pStyle w:val="TableContents"/>
              <w:widowControl w:val="0"/>
              <w:spacing w:after="0"/>
              <w:jc w:val="center"/>
              <w:rPr>
                <w:sz w:val="14"/>
                <w:szCs w:val="14"/>
              </w:rPr>
            </w:pPr>
            <w:r>
              <w:rPr>
                <w:sz w:val="14"/>
                <w:szCs w:val="14"/>
              </w:rPr>
              <w:t>-8.09 (±0.05)</w:t>
            </w:r>
          </w:p>
        </w:tc>
        <w:tc>
          <w:tcPr>
            <w:tcW w:w="1170" w:type="dxa"/>
            <w:tcMar>
              <w:top w:w="0" w:type="dxa"/>
              <w:left w:w="30" w:type="dxa"/>
              <w:bottom w:w="0" w:type="dxa"/>
              <w:right w:w="30" w:type="dxa"/>
            </w:tcMar>
            <w:vAlign w:val="center"/>
          </w:tcPr>
          <w:p w14:paraId="6E45EE77" w14:textId="77777777" w:rsidR="00DC6668" w:rsidRDefault="00000000">
            <w:pPr>
              <w:pStyle w:val="TableContents"/>
              <w:widowControl w:val="0"/>
              <w:spacing w:after="0"/>
              <w:jc w:val="center"/>
              <w:rPr>
                <w:sz w:val="14"/>
                <w:szCs w:val="14"/>
              </w:rPr>
            </w:pPr>
            <w:r>
              <w:rPr>
                <w:sz w:val="14"/>
                <w:szCs w:val="14"/>
              </w:rPr>
              <w:t>48.7</w:t>
            </w:r>
            <w:r>
              <w:rPr>
                <w:sz w:val="14"/>
                <w:szCs w:val="14"/>
              </w:rPr>
              <w:br/>
              <w:t>(48.59 to 48.82)</w:t>
            </w:r>
          </w:p>
        </w:tc>
        <w:tc>
          <w:tcPr>
            <w:tcW w:w="899" w:type="dxa"/>
            <w:tcMar>
              <w:top w:w="0" w:type="dxa"/>
              <w:left w:w="30" w:type="dxa"/>
              <w:bottom w:w="0" w:type="dxa"/>
              <w:right w:w="30" w:type="dxa"/>
            </w:tcMar>
            <w:vAlign w:val="center"/>
          </w:tcPr>
          <w:p w14:paraId="0BDA36C2" w14:textId="77777777" w:rsidR="00DC6668" w:rsidRDefault="00000000">
            <w:pPr>
              <w:pStyle w:val="TableContents"/>
              <w:widowControl w:val="0"/>
              <w:spacing w:after="0"/>
              <w:jc w:val="center"/>
              <w:rPr>
                <w:sz w:val="14"/>
                <w:szCs w:val="14"/>
              </w:rPr>
            </w:pPr>
            <w:r>
              <w:rPr>
                <w:sz w:val="14"/>
                <w:szCs w:val="14"/>
              </w:rPr>
              <w:t>46.9</w:t>
            </w:r>
          </w:p>
        </w:tc>
        <w:tc>
          <w:tcPr>
            <w:tcW w:w="811" w:type="dxa"/>
            <w:tcBorders>
              <w:left w:val="single" w:sz="4" w:space="0" w:color="000000"/>
            </w:tcBorders>
            <w:vAlign w:val="center"/>
          </w:tcPr>
          <w:p w14:paraId="4D7356C4" w14:textId="77777777" w:rsidR="00DC6668" w:rsidRDefault="00000000">
            <w:pPr>
              <w:pStyle w:val="TableContents"/>
              <w:widowControl w:val="0"/>
              <w:spacing w:after="0"/>
              <w:jc w:val="center"/>
              <w:rPr>
                <w:sz w:val="14"/>
                <w:szCs w:val="14"/>
              </w:rPr>
            </w:pPr>
            <w:r>
              <w:rPr>
                <w:sz w:val="14"/>
                <w:szCs w:val="14"/>
              </w:rPr>
              <w:t>3.5</w:t>
            </w:r>
          </w:p>
        </w:tc>
        <w:tc>
          <w:tcPr>
            <w:tcW w:w="809" w:type="dxa"/>
            <w:tcMar>
              <w:top w:w="0" w:type="dxa"/>
              <w:left w:w="30" w:type="dxa"/>
              <w:bottom w:w="0" w:type="dxa"/>
              <w:right w:w="30" w:type="dxa"/>
            </w:tcMar>
            <w:vAlign w:val="center"/>
          </w:tcPr>
          <w:p w14:paraId="5CD47013" w14:textId="77777777" w:rsidR="00DC6668" w:rsidRDefault="00000000">
            <w:pPr>
              <w:pStyle w:val="TableContents"/>
              <w:widowControl w:val="0"/>
              <w:spacing w:after="0"/>
              <w:jc w:val="center"/>
              <w:rPr>
                <w:sz w:val="14"/>
                <w:szCs w:val="14"/>
              </w:rPr>
            </w:pPr>
            <w:r>
              <w:rPr>
                <w:sz w:val="14"/>
                <w:szCs w:val="14"/>
              </w:rPr>
              <w:t>4.4</w:t>
            </w:r>
          </w:p>
        </w:tc>
        <w:tc>
          <w:tcPr>
            <w:tcW w:w="812" w:type="dxa"/>
            <w:tcMar>
              <w:top w:w="0" w:type="dxa"/>
              <w:left w:w="30" w:type="dxa"/>
              <w:bottom w:w="0" w:type="dxa"/>
              <w:right w:w="30" w:type="dxa"/>
            </w:tcMar>
            <w:vAlign w:val="center"/>
          </w:tcPr>
          <w:p w14:paraId="5CDC5EB2" w14:textId="77777777" w:rsidR="00DC6668" w:rsidRDefault="00000000">
            <w:pPr>
              <w:pStyle w:val="TableContents"/>
              <w:widowControl w:val="0"/>
              <w:spacing w:after="0"/>
              <w:jc w:val="center"/>
              <w:rPr>
                <w:sz w:val="14"/>
                <w:szCs w:val="14"/>
              </w:rPr>
            </w:pPr>
            <w:r>
              <w:rPr>
                <w:sz w:val="14"/>
                <w:szCs w:val="14"/>
              </w:rPr>
              <w:t>4.0</w:t>
            </w:r>
          </w:p>
        </w:tc>
        <w:tc>
          <w:tcPr>
            <w:tcW w:w="707" w:type="dxa"/>
            <w:tcMar>
              <w:top w:w="0" w:type="dxa"/>
              <w:left w:w="30" w:type="dxa"/>
              <w:bottom w:w="0" w:type="dxa"/>
              <w:right w:w="30" w:type="dxa"/>
            </w:tcMar>
            <w:vAlign w:val="center"/>
          </w:tcPr>
          <w:p w14:paraId="0D29ABAF" w14:textId="77777777" w:rsidR="00DC6668" w:rsidRDefault="00000000">
            <w:pPr>
              <w:pStyle w:val="TableContents"/>
              <w:widowControl w:val="0"/>
              <w:spacing w:after="0"/>
              <w:jc w:val="center"/>
              <w:rPr>
                <w:sz w:val="14"/>
                <w:szCs w:val="14"/>
              </w:rPr>
            </w:pPr>
            <w:r>
              <w:rPr>
                <w:sz w:val="14"/>
                <w:szCs w:val="14"/>
              </w:rPr>
              <w:t>3.8</w:t>
            </w:r>
          </w:p>
        </w:tc>
      </w:tr>
      <w:tr w:rsidR="00DC6668" w14:paraId="7DB70508" w14:textId="77777777">
        <w:trPr>
          <w:trHeight w:val="256"/>
        </w:trPr>
        <w:tc>
          <w:tcPr>
            <w:tcW w:w="10439" w:type="dxa"/>
            <w:gridSpan w:val="9"/>
            <w:tcBorders>
              <w:top w:val="single" w:sz="4" w:space="0" w:color="000000"/>
              <w:bottom w:val="single" w:sz="4" w:space="0" w:color="000000"/>
            </w:tcBorders>
            <w:vAlign w:val="center"/>
          </w:tcPr>
          <w:p w14:paraId="6C20AE5C" w14:textId="77777777" w:rsidR="00DC6668" w:rsidRDefault="00000000">
            <w:pPr>
              <w:jc w:val="right"/>
              <w:rPr>
                <w:sz w:val="14"/>
                <w:szCs w:val="14"/>
              </w:rPr>
            </w:pPr>
            <w:r>
              <w:rPr>
                <w:sz w:val="14"/>
                <w:szCs w:val="14"/>
              </w:rPr>
              <w:t xml:space="preserve">Average % error between </w:t>
            </w:r>
            <w:proofErr w:type="spellStart"/>
            <w:r>
              <w:rPr>
                <w:sz w:val="14"/>
                <w:szCs w:val="14"/>
              </w:rPr>
              <w:t>MeltR</w:t>
            </w:r>
            <w:proofErr w:type="spellEnd"/>
            <w:r>
              <w:rPr>
                <w:sz w:val="14"/>
                <w:szCs w:val="14"/>
              </w:rPr>
              <w:t xml:space="preserve"> method 2 and </w:t>
            </w:r>
            <w:proofErr w:type="spellStart"/>
            <w:r>
              <w:rPr>
                <w:sz w:val="14"/>
                <w:szCs w:val="14"/>
              </w:rPr>
              <w:t>Meltwin</w:t>
            </w:r>
            <w:proofErr w:type="spellEnd"/>
            <w:r>
              <w:rPr>
                <w:sz w:val="14"/>
                <w:szCs w:val="14"/>
              </w:rPr>
              <w:t xml:space="preserve"> method 2</w:t>
            </w:r>
          </w:p>
        </w:tc>
        <w:tc>
          <w:tcPr>
            <w:tcW w:w="811" w:type="dxa"/>
            <w:tcBorders>
              <w:top w:val="single" w:sz="4" w:space="0" w:color="000000"/>
              <w:left w:val="single" w:sz="4" w:space="0" w:color="000000"/>
              <w:bottom w:val="single" w:sz="4" w:space="0" w:color="000000"/>
            </w:tcBorders>
            <w:vAlign w:val="center"/>
          </w:tcPr>
          <w:p w14:paraId="3CCDEFE4" w14:textId="77777777" w:rsidR="00DC6668" w:rsidRDefault="00000000">
            <w:pPr>
              <w:jc w:val="center"/>
              <w:rPr>
                <w:sz w:val="14"/>
                <w:szCs w:val="14"/>
              </w:rPr>
            </w:pPr>
            <w:r>
              <w:rPr>
                <w:sz w:val="14"/>
                <w:szCs w:val="14"/>
              </w:rPr>
              <w:t>3.0</w:t>
            </w:r>
          </w:p>
        </w:tc>
        <w:tc>
          <w:tcPr>
            <w:tcW w:w="809" w:type="dxa"/>
            <w:tcBorders>
              <w:top w:val="single" w:sz="4" w:space="0" w:color="000000"/>
              <w:bottom w:val="single" w:sz="4" w:space="0" w:color="000000"/>
            </w:tcBorders>
            <w:vAlign w:val="center"/>
          </w:tcPr>
          <w:p w14:paraId="4378CA08" w14:textId="77777777" w:rsidR="00DC6668" w:rsidRDefault="00000000">
            <w:pPr>
              <w:jc w:val="center"/>
              <w:rPr>
                <w:sz w:val="14"/>
                <w:szCs w:val="14"/>
              </w:rPr>
            </w:pPr>
            <w:r>
              <w:rPr>
                <w:sz w:val="14"/>
                <w:szCs w:val="14"/>
              </w:rPr>
              <w:t>3.3</w:t>
            </w:r>
          </w:p>
        </w:tc>
        <w:tc>
          <w:tcPr>
            <w:tcW w:w="812" w:type="dxa"/>
            <w:tcBorders>
              <w:top w:val="single" w:sz="4" w:space="0" w:color="000000"/>
              <w:bottom w:val="single" w:sz="4" w:space="0" w:color="000000"/>
            </w:tcBorders>
            <w:vAlign w:val="center"/>
          </w:tcPr>
          <w:p w14:paraId="0BEB6455" w14:textId="77777777" w:rsidR="00DC6668" w:rsidRDefault="00000000">
            <w:pPr>
              <w:jc w:val="center"/>
              <w:rPr>
                <w:sz w:val="14"/>
                <w:szCs w:val="14"/>
              </w:rPr>
            </w:pPr>
            <w:r>
              <w:rPr>
                <w:sz w:val="14"/>
                <w:szCs w:val="14"/>
              </w:rPr>
              <w:t>2.6</w:t>
            </w:r>
          </w:p>
        </w:tc>
        <w:tc>
          <w:tcPr>
            <w:tcW w:w="707" w:type="dxa"/>
            <w:tcBorders>
              <w:top w:val="single" w:sz="4" w:space="0" w:color="000000"/>
              <w:bottom w:val="single" w:sz="4" w:space="0" w:color="000000"/>
            </w:tcBorders>
            <w:vAlign w:val="center"/>
          </w:tcPr>
          <w:p w14:paraId="6074D908" w14:textId="77777777" w:rsidR="00DC6668" w:rsidRDefault="00000000">
            <w:pPr>
              <w:jc w:val="center"/>
              <w:rPr>
                <w:sz w:val="14"/>
                <w:szCs w:val="14"/>
              </w:rPr>
            </w:pPr>
            <w:r>
              <w:rPr>
                <w:sz w:val="14"/>
                <w:szCs w:val="14"/>
              </w:rPr>
              <w:t>2.2</w:t>
            </w:r>
          </w:p>
        </w:tc>
      </w:tr>
    </w:tbl>
    <w:p w14:paraId="71491125" w14:textId="77777777" w:rsidR="00DC6668" w:rsidRDefault="00000000">
      <w:proofErr w:type="spellStart"/>
      <w:r>
        <w:rPr>
          <w:vertAlign w:val="superscript"/>
        </w:rPr>
        <w:t>a</w:t>
      </w:r>
      <w:r>
        <w:t>Expectation</w:t>
      </w:r>
      <w:proofErr w:type="spellEnd"/>
      <w:r>
        <w:t xml:space="preserve"> maximized T</w:t>
      </w:r>
      <w:r>
        <w:rPr>
          <w:vertAlign w:val="subscript"/>
        </w:rPr>
        <w:t>m</w:t>
      </w:r>
      <w:r>
        <w:t xml:space="preserve"> at a C</w:t>
      </w:r>
      <w:r>
        <w:rPr>
          <w:vertAlign w:val="subscript"/>
        </w:rPr>
        <w:t>t</w:t>
      </w:r>
      <w:r>
        <w:t xml:space="preserve"> of 0.1 </w:t>
      </w:r>
      <w:proofErr w:type="spellStart"/>
      <w:r>
        <w:t>mM.</w:t>
      </w:r>
      <w:proofErr w:type="spellEnd"/>
    </w:p>
    <w:p w14:paraId="1B23A16B" w14:textId="77777777" w:rsidR="00DC6668" w:rsidRDefault="00000000">
      <w:proofErr w:type="spellStart"/>
      <w:r>
        <w:rPr>
          <w:vertAlign w:val="superscript"/>
        </w:rPr>
        <w:t>b</w:t>
      </w:r>
      <w:r>
        <w:t>Data</w:t>
      </w:r>
      <w:proofErr w:type="spellEnd"/>
      <w:r>
        <w:t xml:space="preserve"> compiled from a published source.</w:t>
      </w:r>
      <w:r>
        <w:rPr>
          <w:vertAlign w:val="superscript"/>
        </w:rPr>
        <w:t>1</w:t>
      </w:r>
    </w:p>
    <w:p w14:paraId="40F44BC8" w14:textId="77777777" w:rsidR="00DC6668" w:rsidRDefault="00000000">
      <w:pPr>
        <w:rPr>
          <w:vertAlign w:val="superscript"/>
        </w:rPr>
        <w:sectPr w:rsidR="00DC6668">
          <w:footerReference w:type="default" r:id="rId16"/>
          <w:pgSz w:w="15840" w:h="12240" w:orient="landscape"/>
          <w:pgMar w:top="1134" w:right="390" w:bottom="1647" w:left="493" w:header="0" w:footer="1134" w:gutter="0"/>
          <w:cols w:space="720"/>
          <w:formProt w:val="0"/>
          <w:docGrid w:linePitch="600" w:charSpace="40960"/>
        </w:sectPr>
      </w:pPr>
      <w:proofErr w:type="spellStart"/>
      <w:r>
        <w:rPr>
          <w:vertAlign w:val="superscript"/>
        </w:rPr>
        <w:t>c</w:t>
      </w:r>
      <w:r>
        <w:t>Data</w:t>
      </w:r>
      <w:proofErr w:type="spellEnd"/>
      <w:r>
        <w:t xml:space="preserve"> compiled in this work.</w:t>
      </w:r>
    </w:p>
    <w:p w14:paraId="770BFD30" w14:textId="77777777" w:rsidR="00DC6668" w:rsidRDefault="00DC6668">
      <w:pPr>
        <w:ind w:left="-180" w:right="-720"/>
        <w:jc w:val="both"/>
        <w:rPr>
          <w:rStyle w:val="Heading3Char"/>
        </w:rPr>
      </w:pPr>
    </w:p>
    <w:p w14:paraId="21FD09DC" w14:textId="77777777" w:rsidR="00DC6668" w:rsidRDefault="00000000">
      <w:pPr>
        <w:ind w:right="-720"/>
        <w:jc w:val="both"/>
      </w:pPr>
      <w:bookmarkStart w:id="110" w:name="_Toc11179407312"/>
      <w:bookmarkStart w:id="111" w:name="_Toc10851368012"/>
      <w:r>
        <w:rPr>
          <w:rStyle w:val="Heading3Char"/>
        </w:rPr>
        <w:t xml:space="preserve">SI Table </w:t>
      </w:r>
      <w:proofErr w:type="gramStart"/>
      <w:r>
        <w:rPr>
          <w:rStyle w:val="Heading3Char"/>
        </w:rPr>
        <w:t>5</w:t>
      </w:r>
      <w:bookmarkEnd w:id="110"/>
      <w:bookmarkEnd w:id="111"/>
      <w:r>
        <w:t xml:space="preserve">  </w:t>
      </w:r>
      <w:proofErr w:type="spellStart"/>
      <w:r>
        <w:t>BLtrimmer</w:t>
      </w:r>
      <w:proofErr w:type="spellEnd"/>
      <w:proofErr w:type="gramEnd"/>
      <w:r>
        <w:t xml:space="preserve"> results comparing </w:t>
      </w:r>
      <w:proofErr w:type="spellStart"/>
      <w:r>
        <w:t>MeltR</w:t>
      </w:r>
      <w:proofErr w:type="spellEnd"/>
      <w:r>
        <w:t xml:space="preserve"> method 3 to </w:t>
      </w:r>
      <w:proofErr w:type="spellStart"/>
      <w:r>
        <w:t>Meltwin</w:t>
      </w:r>
      <w:proofErr w:type="spellEnd"/>
      <w:r>
        <w:t xml:space="preserve"> method 1. </w:t>
      </w:r>
      <w:proofErr w:type="spellStart"/>
      <w:r>
        <w:t>MeltR</w:t>
      </w:r>
      <w:proofErr w:type="spellEnd"/>
      <w:r>
        <w:t xml:space="preserve"> data are reused from SI table 2 and </w:t>
      </w:r>
      <w:proofErr w:type="spellStart"/>
      <w:r>
        <w:t>Meltwin</w:t>
      </w:r>
      <w:proofErr w:type="spellEnd"/>
      <w:r>
        <w:t xml:space="preserve"> data are reused from </w:t>
      </w:r>
    </w:p>
    <w:p w14:paraId="036FF44C" w14:textId="77777777" w:rsidR="00DC6668" w:rsidRDefault="00000000">
      <w:pPr>
        <w:ind w:right="-720"/>
        <w:jc w:val="both"/>
      </w:pPr>
      <w:r>
        <w:t>SI Table 2 and 3 for convenience.</w:t>
      </w:r>
    </w:p>
    <w:tbl>
      <w:tblPr>
        <w:tblW w:w="13579" w:type="dxa"/>
        <w:tblInd w:w="55" w:type="dxa"/>
        <w:tblLayout w:type="fixed"/>
        <w:tblCellMar>
          <w:top w:w="55" w:type="dxa"/>
          <w:left w:w="55" w:type="dxa"/>
          <w:bottom w:w="55" w:type="dxa"/>
          <w:right w:w="55" w:type="dxa"/>
        </w:tblCellMar>
        <w:tblLook w:val="04A0" w:firstRow="1" w:lastRow="0" w:firstColumn="1" w:lastColumn="0" w:noHBand="0" w:noVBand="1"/>
      </w:tblPr>
      <w:tblGrid>
        <w:gridCol w:w="1619"/>
        <w:gridCol w:w="1351"/>
        <w:gridCol w:w="901"/>
        <w:gridCol w:w="1439"/>
        <w:gridCol w:w="1081"/>
        <w:gridCol w:w="1169"/>
        <w:gridCol w:w="811"/>
        <w:gridCol w:w="1170"/>
        <w:gridCol w:w="899"/>
        <w:gridCol w:w="811"/>
        <w:gridCol w:w="809"/>
        <w:gridCol w:w="812"/>
        <w:gridCol w:w="707"/>
      </w:tblGrid>
      <w:tr w:rsidR="00DC6668" w14:paraId="17240DAE" w14:textId="77777777">
        <w:trPr>
          <w:trHeight w:val="256"/>
        </w:trPr>
        <w:tc>
          <w:tcPr>
            <w:tcW w:w="1618" w:type="dxa"/>
            <w:tcBorders>
              <w:top w:val="single" w:sz="4" w:space="0" w:color="000000"/>
              <w:bottom w:val="single" w:sz="4" w:space="0" w:color="000000"/>
            </w:tcBorders>
            <w:vAlign w:val="center"/>
          </w:tcPr>
          <w:p w14:paraId="78FBC400" w14:textId="77777777" w:rsidR="00DC6668" w:rsidRDefault="00000000">
            <w:pPr>
              <w:jc w:val="center"/>
              <w:rPr>
                <w:sz w:val="14"/>
                <w:szCs w:val="14"/>
              </w:rPr>
            </w:pPr>
            <w:r>
              <w:rPr>
                <w:sz w:val="14"/>
                <w:szCs w:val="14"/>
              </w:rPr>
              <w:t>Helix</w:t>
            </w:r>
          </w:p>
        </w:tc>
        <w:tc>
          <w:tcPr>
            <w:tcW w:w="1351" w:type="dxa"/>
            <w:tcBorders>
              <w:top w:val="single" w:sz="4" w:space="0" w:color="000000"/>
              <w:left w:val="single" w:sz="4" w:space="0" w:color="000000"/>
              <w:bottom w:val="single" w:sz="4" w:space="0" w:color="000000"/>
            </w:tcBorders>
            <w:vAlign w:val="center"/>
          </w:tcPr>
          <w:p w14:paraId="6D9B1D46" w14:textId="77777777" w:rsidR="00DC6668" w:rsidRDefault="00000000">
            <w:pPr>
              <w:jc w:val="center"/>
              <w:rPr>
                <w:sz w:val="14"/>
                <w:szCs w:val="14"/>
              </w:rPr>
            </w:pPr>
            <w:r>
              <w:rPr>
                <w:sz w:val="14"/>
                <w:szCs w:val="14"/>
              </w:rPr>
              <w:t>ΔH°</w:t>
            </w:r>
          </w:p>
          <w:p w14:paraId="72BEE835" w14:textId="77777777" w:rsidR="00DC6668" w:rsidRDefault="00000000">
            <w:pPr>
              <w:jc w:val="center"/>
              <w:rPr>
                <w:sz w:val="14"/>
                <w:szCs w:val="14"/>
              </w:rPr>
            </w:pPr>
            <w:proofErr w:type="spellStart"/>
            <w:r>
              <w:rPr>
                <w:sz w:val="12"/>
                <w:szCs w:val="12"/>
              </w:rPr>
              <w:t>MeltR</w:t>
            </w:r>
            <w:proofErr w:type="spellEnd"/>
            <w:r>
              <w:rPr>
                <w:sz w:val="14"/>
                <w:szCs w:val="14"/>
              </w:rPr>
              <w:br/>
              <w:t>(kcal/mol)</w:t>
            </w:r>
          </w:p>
        </w:tc>
        <w:tc>
          <w:tcPr>
            <w:tcW w:w="901" w:type="dxa"/>
            <w:tcBorders>
              <w:top w:val="single" w:sz="4" w:space="0" w:color="000000"/>
              <w:bottom w:val="single" w:sz="4" w:space="0" w:color="000000"/>
              <w:right w:val="single" w:sz="4" w:space="0" w:color="000000"/>
            </w:tcBorders>
            <w:vAlign w:val="center"/>
          </w:tcPr>
          <w:p w14:paraId="20DF3B1B" w14:textId="77777777" w:rsidR="00DC6668" w:rsidRDefault="00000000">
            <w:pPr>
              <w:jc w:val="center"/>
              <w:rPr>
                <w:sz w:val="14"/>
                <w:szCs w:val="14"/>
              </w:rPr>
            </w:pPr>
            <w:r>
              <w:rPr>
                <w:sz w:val="14"/>
                <w:szCs w:val="14"/>
              </w:rPr>
              <w:t>ΔH°</w:t>
            </w:r>
          </w:p>
          <w:p w14:paraId="2EEB4C68" w14:textId="77777777" w:rsidR="00DC6668" w:rsidRDefault="00000000">
            <w:pPr>
              <w:jc w:val="center"/>
              <w:rPr>
                <w:sz w:val="14"/>
                <w:szCs w:val="14"/>
              </w:rPr>
            </w:pPr>
            <w:proofErr w:type="spellStart"/>
            <w:r>
              <w:rPr>
                <w:sz w:val="12"/>
                <w:szCs w:val="12"/>
              </w:rPr>
              <w:t>Meltwin</w:t>
            </w:r>
            <w:proofErr w:type="spellEnd"/>
            <w:r>
              <w:rPr>
                <w:sz w:val="14"/>
                <w:szCs w:val="14"/>
              </w:rPr>
              <w:br/>
              <w:t>(kcal/mol)</w:t>
            </w:r>
          </w:p>
        </w:tc>
        <w:tc>
          <w:tcPr>
            <w:tcW w:w="1439" w:type="dxa"/>
            <w:tcBorders>
              <w:top w:val="single" w:sz="4" w:space="0" w:color="000000"/>
              <w:bottom w:val="single" w:sz="4" w:space="0" w:color="000000"/>
            </w:tcBorders>
            <w:vAlign w:val="center"/>
          </w:tcPr>
          <w:p w14:paraId="13DF0435" w14:textId="77777777" w:rsidR="00DC6668" w:rsidRDefault="00000000">
            <w:pPr>
              <w:jc w:val="center"/>
              <w:rPr>
                <w:sz w:val="14"/>
                <w:szCs w:val="14"/>
              </w:rPr>
            </w:pPr>
            <w:r>
              <w:rPr>
                <w:sz w:val="14"/>
                <w:szCs w:val="14"/>
              </w:rPr>
              <w:t>ΔS°</w:t>
            </w:r>
          </w:p>
          <w:p w14:paraId="6DB1113C" w14:textId="77777777" w:rsidR="00DC6668" w:rsidRDefault="00000000">
            <w:pPr>
              <w:jc w:val="center"/>
              <w:rPr>
                <w:sz w:val="14"/>
                <w:szCs w:val="14"/>
              </w:rPr>
            </w:pPr>
            <w:proofErr w:type="spellStart"/>
            <w:r>
              <w:rPr>
                <w:sz w:val="12"/>
                <w:szCs w:val="12"/>
              </w:rPr>
              <w:t>MeltR</w:t>
            </w:r>
            <w:proofErr w:type="spellEnd"/>
            <w:r>
              <w:rPr>
                <w:sz w:val="14"/>
                <w:szCs w:val="14"/>
              </w:rPr>
              <w:br/>
              <w:t>(</w:t>
            </w:r>
            <w:proofErr w:type="spellStart"/>
            <w:r>
              <w:rPr>
                <w:sz w:val="14"/>
                <w:szCs w:val="14"/>
              </w:rPr>
              <w:t>cal</w:t>
            </w:r>
            <w:proofErr w:type="spellEnd"/>
            <w:r>
              <w:rPr>
                <w:sz w:val="14"/>
                <w:szCs w:val="14"/>
              </w:rPr>
              <w:t>/mol/K)</w:t>
            </w:r>
          </w:p>
        </w:tc>
        <w:tc>
          <w:tcPr>
            <w:tcW w:w="1081" w:type="dxa"/>
            <w:tcBorders>
              <w:top w:val="single" w:sz="4" w:space="0" w:color="000000"/>
              <w:bottom w:val="single" w:sz="4" w:space="0" w:color="000000"/>
            </w:tcBorders>
            <w:vAlign w:val="center"/>
          </w:tcPr>
          <w:p w14:paraId="3CEF1C8A" w14:textId="77777777" w:rsidR="00DC6668" w:rsidRDefault="00000000">
            <w:pPr>
              <w:jc w:val="center"/>
              <w:rPr>
                <w:sz w:val="14"/>
                <w:szCs w:val="14"/>
              </w:rPr>
            </w:pPr>
            <w:r>
              <w:rPr>
                <w:sz w:val="14"/>
                <w:szCs w:val="14"/>
              </w:rPr>
              <w:t>ΔS°</w:t>
            </w:r>
          </w:p>
          <w:p w14:paraId="3C26A9C8" w14:textId="77777777" w:rsidR="00DC6668" w:rsidRDefault="00000000">
            <w:pPr>
              <w:jc w:val="center"/>
              <w:rPr>
                <w:sz w:val="14"/>
                <w:szCs w:val="14"/>
              </w:rPr>
            </w:pPr>
            <w:proofErr w:type="spellStart"/>
            <w:r>
              <w:rPr>
                <w:sz w:val="12"/>
                <w:szCs w:val="12"/>
              </w:rPr>
              <w:t>Meltwin</w:t>
            </w:r>
            <w:proofErr w:type="spellEnd"/>
            <w:r>
              <w:rPr>
                <w:sz w:val="14"/>
                <w:szCs w:val="14"/>
              </w:rPr>
              <w:br/>
              <w:t>(</w:t>
            </w:r>
            <w:proofErr w:type="spellStart"/>
            <w:r>
              <w:rPr>
                <w:sz w:val="14"/>
                <w:szCs w:val="14"/>
              </w:rPr>
              <w:t>cal</w:t>
            </w:r>
            <w:proofErr w:type="spellEnd"/>
            <w:r>
              <w:rPr>
                <w:sz w:val="14"/>
                <w:szCs w:val="14"/>
              </w:rPr>
              <w:t>/mol/K)</w:t>
            </w:r>
          </w:p>
        </w:tc>
        <w:tc>
          <w:tcPr>
            <w:tcW w:w="1169" w:type="dxa"/>
            <w:tcBorders>
              <w:top w:val="single" w:sz="4" w:space="0" w:color="000000"/>
              <w:left w:val="single" w:sz="4" w:space="0" w:color="000000"/>
              <w:bottom w:val="single" w:sz="4" w:space="0" w:color="000000"/>
            </w:tcBorders>
            <w:vAlign w:val="center"/>
          </w:tcPr>
          <w:p w14:paraId="324C3AB8" w14:textId="77777777" w:rsidR="00DC6668" w:rsidRDefault="00000000">
            <w:pPr>
              <w:jc w:val="center"/>
              <w:rPr>
                <w:sz w:val="14"/>
                <w:szCs w:val="14"/>
              </w:rPr>
            </w:pPr>
            <w:r>
              <w:rPr>
                <w:sz w:val="14"/>
                <w:szCs w:val="14"/>
              </w:rPr>
              <w:t>ΔG°</w:t>
            </w:r>
            <w:r>
              <w:rPr>
                <w:sz w:val="14"/>
                <w:szCs w:val="14"/>
                <w:vertAlign w:val="subscript"/>
              </w:rPr>
              <w:t>37</w:t>
            </w:r>
          </w:p>
          <w:p w14:paraId="31756F40" w14:textId="77777777" w:rsidR="00DC6668" w:rsidRDefault="00000000">
            <w:pPr>
              <w:jc w:val="center"/>
              <w:rPr>
                <w:sz w:val="14"/>
                <w:szCs w:val="14"/>
              </w:rPr>
            </w:pPr>
            <w:proofErr w:type="spellStart"/>
            <w:r>
              <w:rPr>
                <w:sz w:val="12"/>
                <w:szCs w:val="12"/>
              </w:rPr>
              <w:t>MeltR</w:t>
            </w:r>
            <w:proofErr w:type="spellEnd"/>
            <w:r>
              <w:rPr>
                <w:sz w:val="14"/>
                <w:szCs w:val="14"/>
              </w:rPr>
              <w:br/>
              <w:t>(kcal/mol)</w:t>
            </w:r>
          </w:p>
        </w:tc>
        <w:tc>
          <w:tcPr>
            <w:tcW w:w="811" w:type="dxa"/>
            <w:tcBorders>
              <w:top w:val="single" w:sz="4" w:space="0" w:color="000000"/>
              <w:bottom w:val="single" w:sz="4" w:space="0" w:color="000000"/>
              <w:right w:val="single" w:sz="4" w:space="0" w:color="000000"/>
            </w:tcBorders>
            <w:vAlign w:val="center"/>
          </w:tcPr>
          <w:p w14:paraId="0139ABE4" w14:textId="77777777" w:rsidR="00DC6668" w:rsidRDefault="00000000">
            <w:pPr>
              <w:jc w:val="center"/>
              <w:rPr>
                <w:sz w:val="14"/>
                <w:szCs w:val="14"/>
              </w:rPr>
            </w:pPr>
            <w:r>
              <w:rPr>
                <w:sz w:val="14"/>
                <w:szCs w:val="14"/>
              </w:rPr>
              <w:t>ΔG°</w:t>
            </w:r>
            <w:r>
              <w:rPr>
                <w:sz w:val="14"/>
                <w:szCs w:val="14"/>
                <w:vertAlign w:val="subscript"/>
              </w:rPr>
              <w:t>37</w:t>
            </w:r>
          </w:p>
          <w:p w14:paraId="1C8401CD" w14:textId="77777777" w:rsidR="00DC6668" w:rsidRDefault="00000000">
            <w:pPr>
              <w:jc w:val="center"/>
              <w:rPr>
                <w:sz w:val="14"/>
                <w:szCs w:val="14"/>
              </w:rPr>
            </w:pPr>
            <w:proofErr w:type="spellStart"/>
            <w:r>
              <w:rPr>
                <w:sz w:val="12"/>
                <w:szCs w:val="12"/>
              </w:rPr>
              <w:t>Meltwin</w:t>
            </w:r>
            <w:proofErr w:type="spellEnd"/>
            <w:r>
              <w:rPr>
                <w:sz w:val="14"/>
                <w:szCs w:val="14"/>
              </w:rPr>
              <w:br/>
              <w:t>(kcal/mol)</w:t>
            </w:r>
          </w:p>
        </w:tc>
        <w:tc>
          <w:tcPr>
            <w:tcW w:w="1170" w:type="dxa"/>
            <w:tcBorders>
              <w:top w:val="single" w:sz="4" w:space="0" w:color="000000"/>
              <w:bottom w:val="single" w:sz="4" w:space="0" w:color="000000"/>
            </w:tcBorders>
            <w:vAlign w:val="center"/>
          </w:tcPr>
          <w:p w14:paraId="0F45E341" w14:textId="77777777" w:rsidR="00DC6668" w:rsidRDefault="00000000">
            <w:pPr>
              <w:jc w:val="center"/>
              <w:rPr>
                <w:sz w:val="14"/>
                <w:szCs w:val="14"/>
              </w:rPr>
            </w:pPr>
            <w:proofErr w:type="spellStart"/>
            <w:r>
              <w:rPr>
                <w:sz w:val="14"/>
                <w:szCs w:val="14"/>
              </w:rPr>
              <w:t>T</w:t>
            </w:r>
            <w:r>
              <w:rPr>
                <w:sz w:val="14"/>
                <w:szCs w:val="14"/>
                <w:vertAlign w:val="subscript"/>
              </w:rPr>
              <w:t>m</w:t>
            </w:r>
            <w:r>
              <w:rPr>
                <w:sz w:val="14"/>
                <w:szCs w:val="14"/>
                <w:vertAlign w:val="superscript"/>
              </w:rPr>
              <w:t>a</w:t>
            </w:r>
            <w:proofErr w:type="spellEnd"/>
          </w:p>
          <w:p w14:paraId="072BE210" w14:textId="7988BA2C" w:rsidR="00DC6668" w:rsidRDefault="00000000">
            <w:pPr>
              <w:jc w:val="center"/>
              <w:rPr>
                <w:sz w:val="14"/>
                <w:szCs w:val="14"/>
              </w:rPr>
            </w:pPr>
            <w:del w:id="112" w:author="Sebastian Arteaga" w:date="2022-10-05T16:42:00Z">
              <w:r w:rsidDel="000A06D3">
                <w:rPr>
                  <w:sz w:val="12"/>
                  <w:szCs w:val="12"/>
                </w:rPr>
                <w:delText>Meltwin</w:delText>
              </w:r>
            </w:del>
            <w:proofErr w:type="spellStart"/>
            <w:ins w:id="113" w:author="Sebastian Arteaga" w:date="2022-10-05T16:42:00Z">
              <w:r w:rsidR="000A06D3">
                <w:rPr>
                  <w:sz w:val="12"/>
                  <w:szCs w:val="12"/>
                </w:rPr>
                <w:t>MeltR</w:t>
              </w:r>
            </w:ins>
            <w:proofErr w:type="spellEnd"/>
            <w:r>
              <w:rPr>
                <w:sz w:val="14"/>
                <w:szCs w:val="14"/>
              </w:rPr>
              <w:br/>
              <w:t>(°C)</w:t>
            </w:r>
          </w:p>
        </w:tc>
        <w:tc>
          <w:tcPr>
            <w:tcW w:w="899" w:type="dxa"/>
            <w:tcBorders>
              <w:top w:val="single" w:sz="4" w:space="0" w:color="000000"/>
              <w:bottom w:val="single" w:sz="4" w:space="0" w:color="000000"/>
            </w:tcBorders>
            <w:vAlign w:val="center"/>
          </w:tcPr>
          <w:p w14:paraId="398C2670" w14:textId="77777777" w:rsidR="00DC6668" w:rsidRDefault="00000000">
            <w:pPr>
              <w:jc w:val="center"/>
              <w:rPr>
                <w:sz w:val="14"/>
                <w:szCs w:val="14"/>
              </w:rPr>
            </w:pPr>
            <w:proofErr w:type="spellStart"/>
            <w:r>
              <w:rPr>
                <w:sz w:val="14"/>
                <w:szCs w:val="14"/>
              </w:rPr>
              <w:t>T</w:t>
            </w:r>
            <w:r>
              <w:rPr>
                <w:sz w:val="14"/>
                <w:szCs w:val="14"/>
                <w:vertAlign w:val="subscript"/>
              </w:rPr>
              <w:t>m</w:t>
            </w:r>
            <w:r>
              <w:rPr>
                <w:sz w:val="14"/>
                <w:szCs w:val="14"/>
                <w:vertAlign w:val="superscript"/>
              </w:rPr>
              <w:t>a</w:t>
            </w:r>
            <w:proofErr w:type="spellEnd"/>
          </w:p>
          <w:p w14:paraId="50AB75BC" w14:textId="77777777" w:rsidR="00DC6668" w:rsidRDefault="00000000">
            <w:pPr>
              <w:jc w:val="center"/>
              <w:rPr>
                <w:sz w:val="14"/>
                <w:szCs w:val="14"/>
              </w:rPr>
            </w:pPr>
            <w:proofErr w:type="spellStart"/>
            <w:r>
              <w:rPr>
                <w:sz w:val="12"/>
                <w:szCs w:val="12"/>
              </w:rPr>
              <w:t>Meltwin</w:t>
            </w:r>
            <w:proofErr w:type="spellEnd"/>
            <w:r>
              <w:rPr>
                <w:sz w:val="14"/>
                <w:szCs w:val="14"/>
              </w:rPr>
              <w:br/>
              <w:t>(°C)</w:t>
            </w:r>
          </w:p>
        </w:tc>
        <w:tc>
          <w:tcPr>
            <w:tcW w:w="811" w:type="dxa"/>
            <w:tcBorders>
              <w:top w:val="single" w:sz="4" w:space="0" w:color="000000"/>
              <w:left w:val="single" w:sz="4" w:space="0" w:color="000000"/>
              <w:bottom w:val="single" w:sz="4" w:space="0" w:color="000000"/>
            </w:tcBorders>
            <w:vAlign w:val="center"/>
          </w:tcPr>
          <w:p w14:paraId="5CD083C3" w14:textId="77777777" w:rsidR="00DC6668" w:rsidRDefault="00000000">
            <w:pPr>
              <w:jc w:val="center"/>
              <w:rPr>
                <w:sz w:val="14"/>
                <w:szCs w:val="14"/>
              </w:rPr>
            </w:pPr>
            <w:r>
              <w:rPr>
                <w:sz w:val="14"/>
                <w:szCs w:val="14"/>
              </w:rPr>
              <w:t>%</w:t>
            </w:r>
            <w:proofErr w:type="gramStart"/>
            <w:r>
              <w:rPr>
                <w:sz w:val="14"/>
                <w:szCs w:val="14"/>
              </w:rPr>
              <w:t>error</w:t>
            </w:r>
            <w:proofErr w:type="gramEnd"/>
          </w:p>
          <w:p w14:paraId="465BC135" w14:textId="77777777" w:rsidR="00DC6668" w:rsidRDefault="00000000">
            <w:pPr>
              <w:jc w:val="center"/>
              <w:rPr>
                <w:sz w:val="14"/>
                <w:szCs w:val="14"/>
              </w:rPr>
            </w:pPr>
            <w:r>
              <w:rPr>
                <w:sz w:val="14"/>
                <w:szCs w:val="14"/>
              </w:rPr>
              <w:t>ΔH°</w:t>
            </w:r>
          </w:p>
        </w:tc>
        <w:tc>
          <w:tcPr>
            <w:tcW w:w="809" w:type="dxa"/>
            <w:tcBorders>
              <w:top w:val="single" w:sz="4" w:space="0" w:color="000000"/>
              <w:bottom w:val="single" w:sz="4" w:space="0" w:color="000000"/>
            </w:tcBorders>
            <w:vAlign w:val="center"/>
          </w:tcPr>
          <w:p w14:paraId="490FE146" w14:textId="77777777" w:rsidR="00DC6668" w:rsidRDefault="00000000">
            <w:pPr>
              <w:jc w:val="center"/>
              <w:rPr>
                <w:sz w:val="14"/>
                <w:szCs w:val="14"/>
              </w:rPr>
            </w:pPr>
            <w:r>
              <w:rPr>
                <w:sz w:val="14"/>
                <w:szCs w:val="14"/>
              </w:rPr>
              <w:t>%</w:t>
            </w:r>
            <w:proofErr w:type="gramStart"/>
            <w:r>
              <w:rPr>
                <w:sz w:val="14"/>
                <w:szCs w:val="14"/>
              </w:rPr>
              <w:t>error</w:t>
            </w:r>
            <w:proofErr w:type="gramEnd"/>
          </w:p>
          <w:p w14:paraId="01421E2A" w14:textId="77777777" w:rsidR="00DC6668" w:rsidRDefault="00000000">
            <w:pPr>
              <w:jc w:val="center"/>
              <w:rPr>
                <w:sz w:val="14"/>
                <w:szCs w:val="14"/>
              </w:rPr>
            </w:pPr>
            <w:r>
              <w:rPr>
                <w:sz w:val="14"/>
                <w:szCs w:val="14"/>
              </w:rPr>
              <w:t>ΔS°</w:t>
            </w:r>
          </w:p>
        </w:tc>
        <w:tc>
          <w:tcPr>
            <w:tcW w:w="812" w:type="dxa"/>
            <w:tcBorders>
              <w:top w:val="single" w:sz="4" w:space="0" w:color="000000"/>
              <w:bottom w:val="single" w:sz="4" w:space="0" w:color="000000"/>
            </w:tcBorders>
            <w:vAlign w:val="center"/>
          </w:tcPr>
          <w:p w14:paraId="608BDBAA" w14:textId="77777777" w:rsidR="00DC6668" w:rsidRDefault="00000000">
            <w:pPr>
              <w:jc w:val="center"/>
              <w:rPr>
                <w:sz w:val="14"/>
                <w:szCs w:val="14"/>
              </w:rPr>
            </w:pPr>
            <w:r>
              <w:rPr>
                <w:sz w:val="14"/>
                <w:szCs w:val="14"/>
              </w:rPr>
              <w:t>%</w:t>
            </w:r>
            <w:proofErr w:type="gramStart"/>
            <w:r>
              <w:rPr>
                <w:sz w:val="14"/>
                <w:szCs w:val="14"/>
              </w:rPr>
              <w:t>error</w:t>
            </w:r>
            <w:proofErr w:type="gramEnd"/>
          </w:p>
          <w:p w14:paraId="7077019E" w14:textId="77777777" w:rsidR="00DC6668" w:rsidRDefault="00000000">
            <w:pPr>
              <w:jc w:val="center"/>
              <w:rPr>
                <w:sz w:val="14"/>
                <w:szCs w:val="14"/>
              </w:rPr>
            </w:pPr>
            <w:r>
              <w:rPr>
                <w:sz w:val="14"/>
                <w:szCs w:val="14"/>
              </w:rPr>
              <w:t>ΔG°</w:t>
            </w:r>
            <w:r>
              <w:rPr>
                <w:sz w:val="14"/>
                <w:szCs w:val="14"/>
                <w:vertAlign w:val="subscript"/>
              </w:rPr>
              <w:t>37</w:t>
            </w:r>
          </w:p>
        </w:tc>
        <w:tc>
          <w:tcPr>
            <w:tcW w:w="707" w:type="dxa"/>
            <w:tcBorders>
              <w:top w:val="single" w:sz="4" w:space="0" w:color="000000"/>
              <w:bottom w:val="single" w:sz="4" w:space="0" w:color="000000"/>
            </w:tcBorders>
            <w:vAlign w:val="center"/>
          </w:tcPr>
          <w:p w14:paraId="2085EF2E" w14:textId="77777777" w:rsidR="00DC6668" w:rsidRDefault="00000000">
            <w:pPr>
              <w:jc w:val="center"/>
              <w:rPr>
                <w:sz w:val="14"/>
                <w:szCs w:val="14"/>
              </w:rPr>
            </w:pPr>
            <w:r>
              <w:rPr>
                <w:sz w:val="14"/>
                <w:szCs w:val="14"/>
              </w:rPr>
              <w:t>%</w:t>
            </w:r>
            <w:proofErr w:type="gramStart"/>
            <w:r>
              <w:rPr>
                <w:sz w:val="14"/>
                <w:szCs w:val="14"/>
              </w:rPr>
              <w:t>error</w:t>
            </w:r>
            <w:proofErr w:type="gramEnd"/>
          </w:p>
          <w:p w14:paraId="4D357706" w14:textId="77777777" w:rsidR="00DC6668" w:rsidRDefault="00000000">
            <w:pPr>
              <w:jc w:val="center"/>
              <w:rPr>
                <w:sz w:val="14"/>
                <w:szCs w:val="14"/>
              </w:rPr>
            </w:pPr>
            <w:proofErr w:type="spellStart"/>
            <w:r>
              <w:rPr>
                <w:sz w:val="14"/>
                <w:szCs w:val="14"/>
              </w:rPr>
              <w:t>T</w:t>
            </w:r>
            <w:r>
              <w:rPr>
                <w:sz w:val="14"/>
                <w:szCs w:val="14"/>
                <w:vertAlign w:val="subscript"/>
              </w:rPr>
              <w:t>m</w:t>
            </w:r>
            <w:r>
              <w:rPr>
                <w:sz w:val="14"/>
                <w:szCs w:val="14"/>
                <w:vertAlign w:val="superscript"/>
              </w:rPr>
              <w:t>a</w:t>
            </w:r>
            <w:proofErr w:type="spellEnd"/>
          </w:p>
        </w:tc>
      </w:tr>
      <w:tr w:rsidR="00DC6668" w14:paraId="1A3E3541" w14:textId="77777777">
        <w:trPr>
          <w:trHeight w:val="256"/>
        </w:trPr>
        <w:tc>
          <w:tcPr>
            <w:tcW w:w="1618" w:type="dxa"/>
            <w:tcMar>
              <w:top w:w="0" w:type="dxa"/>
              <w:left w:w="30" w:type="dxa"/>
              <w:bottom w:w="0" w:type="dxa"/>
              <w:right w:w="30" w:type="dxa"/>
            </w:tcMar>
            <w:vAlign w:val="center"/>
          </w:tcPr>
          <w:p w14:paraId="5D2D8049" w14:textId="77777777" w:rsidR="00DC6668" w:rsidRDefault="00000000">
            <w:pPr>
              <w:jc w:val="center"/>
            </w:pPr>
            <w:r>
              <w:rPr>
                <w:sz w:val="14"/>
                <w:szCs w:val="14"/>
              </w:rPr>
              <w:t>5’-CGCGCG-3’</w:t>
            </w:r>
            <w:commentRangeStart w:id="114"/>
            <w:r>
              <w:rPr>
                <w:sz w:val="14"/>
                <w:szCs w:val="14"/>
                <w:vertAlign w:val="superscript"/>
              </w:rPr>
              <w:t>a</w:t>
            </w:r>
            <w:commentRangeEnd w:id="114"/>
            <w:r w:rsidR="000A06D3">
              <w:rPr>
                <w:rStyle w:val="CommentReference"/>
              </w:rPr>
              <w:commentReference w:id="114"/>
            </w:r>
            <w:r>
              <w:rPr>
                <w:sz w:val="14"/>
                <w:szCs w:val="14"/>
              </w:rPr>
              <w:br/>
            </w:r>
            <w:del w:id="115" w:author="Sebastian Arteaga" w:date="2022-10-05T16:42:00Z">
              <w:r w:rsidDel="000A06D3">
                <w:rPr>
                  <w:sz w:val="14"/>
                  <w:szCs w:val="14"/>
                </w:rPr>
                <w:delText>‘</w:delText>
              </w:r>
            </w:del>
            <w:r>
              <w:rPr>
                <w:sz w:val="14"/>
                <w:szCs w:val="14"/>
              </w:rPr>
              <w:t>3’-GCGCGC-3’</w:t>
            </w:r>
          </w:p>
        </w:tc>
        <w:tc>
          <w:tcPr>
            <w:tcW w:w="1351" w:type="dxa"/>
            <w:tcBorders>
              <w:left w:val="single" w:sz="4" w:space="0" w:color="000000"/>
            </w:tcBorders>
            <w:vAlign w:val="center"/>
          </w:tcPr>
          <w:p w14:paraId="359F5393" w14:textId="77777777" w:rsidR="00DC6668" w:rsidRDefault="00000000">
            <w:pPr>
              <w:jc w:val="center"/>
              <w:rPr>
                <w:sz w:val="14"/>
                <w:szCs w:val="14"/>
              </w:rPr>
            </w:pPr>
            <w:r>
              <w:rPr>
                <w:sz w:val="14"/>
                <w:szCs w:val="14"/>
              </w:rPr>
              <w:t>-56.53</w:t>
            </w:r>
            <w:r>
              <w:rPr>
                <w:sz w:val="14"/>
                <w:szCs w:val="14"/>
              </w:rPr>
              <w:br/>
              <w:t>(-60.25 to -53.16)</w:t>
            </w:r>
          </w:p>
        </w:tc>
        <w:tc>
          <w:tcPr>
            <w:tcW w:w="901" w:type="dxa"/>
            <w:tcBorders>
              <w:right w:val="single" w:sz="4" w:space="0" w:color="000000"/>
            </w:tcBorders>
            <w:vAlign w:val="center"/>
          </w:tcPr>
          <w:p w14:paraId="3C560D30" w14:textId="77777777" w:rsidR="00DC6668" w:rsidRDefault="00000000">
            <w:pPr>
              <w:jc w:val="center"/>
              <w:rPr>
                <w:sz w:val="14"/>
                <w:szCs w:val="14"/>
              </w:rPr>
            </w:pPr>
            <w:r>
              <w:rPr>
                <w:sz w:val="14"/>
                <w:szCs w:val="14"/>
              </w:rPr>
              <w:t>-54.1</w:t>
            </w:r>
            <w:r>
              <w:rPr>
                <w:sz w:val="14"/>
                <w:szCs w:val="14"/>
              </w:rPr>
              <w:br/>
              <w:t>(±4)</w:t>
            </w:r>
          </w:p>
        </w:tc>
        <w:tc>
          <w:tcPr>
            <w:tcW w:w="1439" w:type="dxa"/>
            <w:tcMar>
              <w:top w:w="0" w:type="dxa"/>
              <w:left w:w="30" w:type="dxa"/>
              <w:bottom w:w="0" w:type="dxa"/>
              <w:right w:w="30" w:type="dxa"/>
            </w:tcMar>
            <w:vAlign w:val="center"/>
          </w:tcPr>
          <w:p w14:paraId="4C44BBA9" w14:textId="77777777" w:rsidR="00DC6668" w:rsidRDefault="00000000">
            <w:pPr>
              <w:jc w:val="center"/>
              <w:rPr>
                <w:sz w:val="14"/>
                <w:szCs w:val="14"/>
              </w:rPr>
            </w:pPr>
            <w:r>
              <w:rPr>
                <w:sz w:val="14"/>
                <w:szCs w:val="14"/>
              </w:rPr>
              <w:t>-159.96</w:t>
            </w:r>
            <w:r>
              <w:rPr>
                <w:sz w:val="14"/>
                <w:szCs w:val="14"/>
              </w:rPr>
              <w:br/>
              <w:t>(-172.21 to -149.33)</w:t>
            </w:r>
          </w:p>
        </w:tc>
        <w:tc>
          <w:tcPr>
            <w:tcW w:w="1081" w:type="dxa"/>
            <w:tcMar>
              <w:top w:w="0" w:type="dxa"/>
              <w:left w:w="30" w:type="dxa"/>
              <w:bottom w:w="0" w:type="dxa"/>
              <w:right w:w="30" w:type="dxa"/>
            </w:tcMar>
            <w:vAlign w:val="center"/>
          </w:tcPr>
          <w:p w14:paraId="03E01857" w14:textId="77777777" w:rsidR="00DC6668" w:rsidRDefault="00000000">
            <w:pPr>
              <w:jc w:val="center"/>
              <w:rPr>
                <w:sz w:val="14"/>
                <w:szCs w:val="14"/>
              </w:rPr>
            </w:pPr>
            <w:r>
              <w:rPr>
                <w:sz w:val="14"/>
                <w:szCs w:val="14"/>
              </w:rPr>
              <w:t>-151.5</w:t>
            </w:r>
            <w:r>
              <w:rPr>
                <w:sz w:val="14"/>
                <w:szCs w:val="14"/>
              </w:rPr>
              <w:br/>
              <w:t>(±12.4)</w:t>
            </w:r>
          </w:p>
        </w:tc>
        <w:tc>
          <w:tcPr>
            <w:tcW w:w="1169" w:type="dxa"/>
            <w:tcBorders>
              <w:left w:val="single" w:sz="4" w:space="0" w:color="000000"/>
            </w:tcBorders>
            <w:vAlign w:val="center"/>
          </w:tcPr>
          <w:p w14:paraId="47128232" w14:textId="77777777" w:rsidR="00DC6668" w:rsidRDefault="00000000">
            <w:pPr>
              <w:jc w:val="center"/>
              <w:rPr>
                <w:sz w:val="14"/>
                <w:szCs w:val="14"/>
              </w:rPr>
            </w:pPr>
            <w:r>
              <w:rPr>
                <w:sz w:val="14"/>
                <w:szCs w:val="14"/>
              </w:rPr>
              <w:t>-6.91</w:t>
            </w:r>
            <w:r>
              <w:rPr>
                <w:sz w:val="14"/>
                <w:szCs w:val="14"/>
              </w:rPr>
              <w:br/>
              <w:t>(-7.07 to -6.79)</w:t>
            </w:r>
          </w:p>
        </w:tc>
        <w:tc>
          <w:tcPr>
            <w:tcW w:w="811" w:type="dxa"/>
            <w:tcBorders>
              <w:right w:val="single" w:sz="4" w:space="0" w:color="000000"/>
            </w:tcBorders>
            <w:vAlign w:val="center"/>
          </w:tcPr>
          <w:p w14:paraId="2C1981AC" w14:textId="77777777" w:rsidR="00DC6668" w:rsidRDefault="00000000">
            <w:pPr>
              <w:jc w:val="center"/>
              <w:rPr>
                <w:sz w:val="14"/>
                <w:szCs w:val="14"/>
              </w:rPr>
            </w:pPr>
            <w:r>
              <w:rPr>
                <w:sz w:val="14"/>
                <w:szCs w:val="14"/>
              </w:rPr>
              <w:t>-7.11 (±0.2)</w:t>
            </w:r>
          </w:p>
        </w:tc>
        <w:tc>
          <w:tcPr>
            <w:tcW w:w="1170" w:type="dxa"/>
            <w:tcMar>
              <w:top w:w="0" w:type="dxa"/>
              <w:left w:w="30" w:type="dxa"/>
              <w:bottom w:w="0" w:type="dxa"/>
              <w:right w:w="30" w:type="dxa"/>
            </w:tcMar>
            <w:vAlign w:val="center"/>
          </w:tcPr>
          <w:p w14:paraId="69905E3A" w14:textId="77777777" w:rsidR="00DC6668" w:rsidRDefault="00000000">
            <w:pPr>
              <w:jc w:val="center"/>
              <w:rPr>
                <w:sz w:val="14"/>
                <w:szCs w:val="14"/>
              </w:rPr>
            </w:pPr>
            <w:r>
              <w:rPr>
                <w:sz w:val="14"/>
                <w:szCs w:val="14"/>
              </w:rPr>
              <w:t>43.94</w:t>
            </w:r>
            <w:r>
              <w:rPr>
                <w:sz w:val="14"/>
                <w:szCs w:val="14"/>
              </w:rPr>
              <w:br/>
              <w:t>(43.08 to 44.54)</w:t>
            </w:r>
          </w:p>
        </w:tc>
        <w:tc>
          <w:tcPr>
            <w:tcW w:w="899" w:type="dxa"/>
            <w:tcMar>
              <w:top w:w="0" w:type="dxa"/>
              <w:left w:w="30" w:type="dxa"/>
              <w:bottom w:w="0" w:type="dxa"/>
              <w:right w:w="30" w:type="dxa"/>
            </w:tcMar>
            <w:vAlign w:val="center"/>
          </w:tcPr>
          <w:p w14:paraId="627BC07E" w14:textId="77777777" w:rsidR="00DC6668" w:rsidRDefault="00000000">
            <w:pPr>
              <w:jc w:val="center"/>
              <w:rPr>
                <w:sz w:val="14"/>
                <w:szCs w:val="14"/>
              </w:rPr>
            </w:pPr>
            <w:r>
              <w:rPr>
                <w:sz w:val="14"/>
                <w:szCs w:val="14"/>
              </w:rPr>
              <w:t>45.4</w:t>
            </w:r>
          </w:p>
        </w:tc>
        <w:tc>
          <w:tcPr>
            <w:tcW w:w="811" w:type="dxa"/>
            <w:tcBorders>
              <w:left w:val="single" w:sz="4" w:space="0" w:color="000000"/>
            </w:tcBorders>
            <w:vAlign w:val="center"/>
          </w:tcPr>
          <w:p w14:paraId="4094916B" w14:textId="77777777" w:rsidR="00DC6668" w:rsidRDefault="00000000">
            <w:pPr>
              <w:jc w:val="center"/>
              <w:rPr>
                <w:sz w:val="14"/>
                <w:szCs w:val="14"/>
              </w:rPr>
            </w:pPr>
            <w:r>
              <w:rPr>
                <w:sz w:val="14"/>
                <w:szCs w:val="14"/>
              </w:rPr>
              <w:t>4.4</w:t>
            </w:r>
          </w:p>
        </w:tc>
        <w:tc>
          <w:tcPr>
            <w:tcW w:w="809" w:type="dxa"/>
            <w:tcMar>
              <w:top w:w="0" w:type="dxa"/>
              <w:left w:w="30" w:type="dxa"/>
              <w:bottom w:w="0" w:type="dxa"/>
              <w:right w:w="30" w:type="dxa"/>
            </w:tcMar>
            <w:vAlign w:val="center"/>
          </w:tcPr>
          <w:p w14:paraId="1E9B8213" w14:textId="77777777" w:rsidR="00DC6668" w:rsidRDefault="00000000">
            <w:pPr>
              <w:jc w:val="center"/>
              <w:rPr>
                <w:sz w:val="14"/>
                <w:szCs w:val="14"/>
              </w:rPr>
            </w:pPr>
            <w:r>
              <w:rPr>
                <w:sz w:val="14"/>
                <w:szCs w:val="14"/>
              </w:rPr>
              <w:t>5.4</w:t>
            </w:r>
          </w:p>
        </w:tc>
        <w:tc>
          <w:tcPr>
            <w:tcW w:w="812" w:type="dxa"/>
            <w:tcMar>
              <w:top w:w="0" w:type="dxa"/>
              <w:left w:w="30" w:type="dxa"/>
              <w:bottom w:w="0" w:type="dxa"/>
              <w:right w:w="30" w:type="dxa"/>
            </w:tcMar>
            <w:vAlign w:val="center"/>
          </w:tcPr>
          <w:p w14:paraId="4ED9E253" w14:textId="77777777" w:rsidR="00DC6668" w:rsidRDefault="00000000">
            <w:pPr>
              <w:jc w:val="center"/>
              <w:rPr>
                <w:sz w:val="14"/>
                <w:szCs w:val="14"/>
              </w:rPr>
            </w:pPr>
            <w:r>
              <w:rPr>
                <w:sz w:val="14"/>
                <w:szCs w:val="14"/>
              </w:rPr>
              <w:t>2.9</w:t>
            </w:r>
          </w:p>
        </w:tc>
        <w:tc>
          <w:tcPr>
            <w:tcW w:w="707" w:type="dxa"/>
            <w:tcMar>
              <w:top w:w="0" w:type="dxa"/>
              <w:left w:w="30" w:type="dxa"/>
              <w:bottom w:w="0" w:type="dxa"/>
              <w:right w:w="30" w:type="dxa"/>
            </w:tcMar>
            <w:vAlign w:val="center"/>
          </w:tcPr>
          <w:p w14:paraId="17CC78AD" w14:textId="77777777" w:rsidR="00DC6668" w:rsidRDefault="00000000">
            <w:pPr>
              <w:jc w:val="center"/>
              <w:rPr>
                <w:sz w:val="14"/>
                <w:szCs w:val="14"/>
              </w:rPr>
            </w:pPr>
            <w:r>
              <w:rPr>
                <w:sz w:val="14"/>
                <w:szCs w:val="14"/>
              </w:rPr>
              <w:t>3.3</w:t>
            </w:r>
          </w:p>
        </w:tc>
      </w:tr>
      <w:tr w:rsidR="00DC6668" w14:paraId="001607C3" w14:textId="77777777">
        <w:trPr>
          <w:trHeight w:val="256"/>
        </w:trPr>
        <w:tc>
          <w:tcPr>
            <w:tcW w:w="1618" w:type="dxa"/>
            <w:tcMar>
              <w:top w:w="0" w:type="dxa"/>
              <w:left w:w="30" w:type="dxa"/>
              <w:bottom w:w="0" w:type="dxa"/>
              <w:right w:w="30" w:type="dxa"/>
            </w:tcMar>
            <w:vAlign w:val="center"/>
          </w:tcPr>
          <w:p w14:paraId="5F8DBF20" w14:textId="77777777" w:rsidR="00DC6668" w:rsidRDefault="00000000">
            <w:pPr>
              <w:jc w:val="center"/>
            </w:pPr>
            <w:r>
              <w:rPr>
                <w:sz w:val="14"/>
                <w:szCs w:val="14"/>
              </w:rPr>
              <w:t>5’-ACCGGU-3’</w:t>
            </w:r>
            <w:r>
              <w:rPr>
                <w:sz w:val="14"/>
                <w:szCs w:val="14"/>
                <w:vertAlign w:val="superscript"/>
              </w:rPr>
              <w:t>a</w:t>
            </w:r>
            <w:r>
              <w:rPr>
                <w:sz w:val="14"/>
                <w:szCs w:val="14"/>
              </w:rPr>
              <w:br/>
              <w:t>3’-UGGCCA-3’</w:t>
            </w:r>
          </w:p>
        </w:tc>
        <w:tc>
          <w:tcPr>
            <w:tcW w:w="1351" w:type="dxa"/>
            <w:tcBorders>
              <w:left w:val="single" w:sz="4" w:space="0" w:color="000000"/>
            </w:tcBorders>
            <w:vAlign w:val="center"/>
          </w:tcPr>
          <w:p w14:paraId="5BEA1786" w14:textId="77777777" w:rsidR="00DC6668" w:rsidRDefault="00000000">
            <w:pPr>
              <w:jc w:val="center"/>
              <w:rPr>
                <w:sz w:val="14"/>
                <w:szCs w:val="14"/>
              </w:rPr>
            </w:pPr>
            <w:r>
              <w:rPr>
                <w:sz w:val="14"/>
                <w:szCs w:val="14"/>
              </w:rPr>
              <w:t>-59.86</w:t>
            </w:r>
            <w:r>
              <w:rPr>
                <w:sz w:val="14"/>
                <w:szCs w:val="14"/>
              </w:rPr>
              <w:br/>
              <w:t>(-61.28 to -58.83)</w:t>
            </w:r>
          </w:p>
        </w:tc>
        <w:tc>
          <w:tcPr>
            <w:tcW w:w="901" w:type="dxa"/>
            <w:tcBorders>
              <w:right w:val="single" w:sz="4" w:space="0" w:color="000000"/>
            </w:tcBorders>
            <w:vAlign w:val="center"/>
          </w:tcPr>
          <w:p w14:paraId="3E9554E9" w14:textId="77777777" w:rsidR="00DC6668" w:rsidRDefault="00000000">
            <w:pPr>
              <w:jc w:val="center"/>
              <w:rPr>
                <w:sz w:val="14"/>
                <w:szCs w:val="14"/>
              </w:rPr>
            </w:pPr>
            <w:r>
              <w:rPr>
                <w:sz w:val="14"/>
                <w:szCs w:val="14"/>
              </w:rPr>
              <w:t>-60.4</w:t>
            </w:r>
            <w:r>
              <w:rPr>
                <w:sz w:val="14"/>
                <w:szCs w:val="14"/>
              </w:rPr>
              <w:br/>
              <w:t>(±2)</w:t>
            </w:r>
          </w:p>
        </w:tc>
        <w:tc>
          <w:tcPr>
            <w:tcW w:w="1439" w:type="dxa"/>
            <w:tcMar>
              <w:top w:w="0" w:type="dxa"/>
              <w:left w:w="30" w:type="dxa"/>
              <w:bottom w:w="0" w:type="dxa"/>
              <w:right w:w="30" w:type="dxa"/>
            </w:tcMar>
            <w:vAlign w:val="center"/>
          </w:tcPr>
          <w:p w14:paraId="01E73156" w14:textId="77777777" w:rsidR="00DC6668" w:rsidRDefault="00000000">
            <w:pPr>
              <w:jc w:val="center"/>
              <w:rPr>
                <w:sz w:val="14"/>
                <w:szCs w:val="14"/>
              </w:rPr>
            </w:pPr>
            <w:r>
              <w:rPr>
                <w:sz w:val="14"/>
                <w:szCs w:val="14"/>
              </w:rPr>
              <w:t>-171.4</w:t>
            </w:r>
            <w:r>
              <w:rPr>
                <w:sz w:val="14"/>
                <w:szCs w:val="14"/>
              </w:rPr>
              <w:br/>
              <w:t>(-175.85 to -168.12)</w:t>
            </w:r>
          </w:p>
        </w:tc>
        <w:tc>
          <w:tcPr>
            <w:tcW w:w="1081" w:type="dxa"/>
            <w:tcMar>
              <w:top w:w="0" w:type="dxa"/>
              <w:left w:w="30" w:type="dxa"/>
              <w:bottom w:w="0" w:type="dxa"/>
              <w:right w:w="30" w:type="dxa"/>
            </w:tcMar>
            <w:vAlign w:val="center"/>
          </w:tcPr>
          <w:p w14:paraId="1D5C56AF" w14:textId="77777777" w:rsidR="00DC6668" w:rsidRDefault="00000000">
            <w:pPr>
              <w:jc w:val="center"/>
              <w:rPr>
                <w:sz w:val="14"/>
                <w:szCs w:val="14"/>
              </w:rPr>
            </w:pPr>
            <w:r>
              <w:rPr>
                <w:sz w:val="14"/>
                <w:szCs w:val="14"/>
              </w:rPr>
              <w:t>-173.6</w:t>
            </w:r>
            <w:r>
              <w:rPr>
                <w:sz w:val="14"/>
                <w:szCs w:val="14"/>
              </w:rPr>
              <w:br/>
              <w:t>(±6.4)</w:t>
            </w:r>
          </w:p>
        </w:tc>
        <w:tc>
          <w:tcPr>
            <w:tcW w:w="1169" w:type="dxa"/>
            <w:tcBorders>
              <w:left w:val="single" w:sz="4" w:space="0" w:color="000000"/>
            </w:tcBorders>
            <w:vAlign w:val="center"/>
          </w:tcPr>
          <w:p w14:paraId="7A763204" w14:textId="77777777" w:rsidR="00DC6668" w:rsidRDefault="00000000">
            <w:pPr>
              <w:jc w:val="center"/>
              <w:rPr>
                <w:sz w:val="14"/>
                <w:szCs w:val="14"/>
              </w:rPr>
            </w:pPr>
            <w:r>
              <w:rPr>
                <w:sz w:val="14"/>
                <w:szCs w:val="14"/>
              </w:rPr>
              <w:t>-6.7</w:t>
            </w:r>
            <w:r>
              <w:rPr>
                <w:sz w:val="14"/>
                <w:szCs w:val="14"/>
              </w:rPr>
              <w:br/>
              <w:t>(-6.75 to -6.67)</w:t>
            </w:r>
          </w:p>
        </w:tc>
        <w:tc>
          <w:tcPr>
            <w:tcW w:w="811" w:type="dxa"/>
            <w:tcBorders>
              <w:right w:val="single" w:sz="4" w:space="0" w:color="000000"/>
            </w:tcBorders>
            <w:vAlign w:val="center"/>
          </w:tcPr>
          <w:p w14:paraId="2369CE5F" w14:textId="77777777" w:rsidR="00DC6668" w:rsidRDefault="00000000">
            <w:pPr>
              <w:jc w:val="center"/>
              <w:rPr>
                <w:sz w:val="14"/>
                <w:szCs w:val="14"/>
              </w:rPr>
            </w:pPr>
            <w:r>
              <w:rPr>
                <w:sz w:val="14"/>
                <w:szCs w:val="14"/>
              </w:rPr>
              <w:t>-6.52 (±0.05)</w:t>
            </w:r>
          </w:p>
        </w:tc>
        <w:tc>
          <w:tcPr>
            <w:tcW w:w="1170" w:type="dxa"/>
            <w:tcMar>
              <w:top w:w="0" w:type="dxa"/>
              <w:left w:w="30" w:type="dxa"/>
              <w:bottom w:w="0" w:type="dxa"/>
              <w:right w:w="30" w:type="dxa"/>
            </w:tcMar>
            <w:vAlign w:val="center"/>
          </w:tcPr>
          <w:p w14:paraId="2D1EE35C" w14:textId="77777777" w:rsidR="00DC6668" w:rsidRDefault="00000000">
            <w:pPr>
              <w:jc w:val="center"/>
              <w:rPr>
                <w:sz w:val="14"/>
                <w:szCs w:val="14"/>
              </w:rPr>
            </w:pPr>
            <w:r>
              <w:rPr>
                <w:sz w:val="14"/>
                <w:szCs w:val="14"/>
              </w:rPr>
              <w:t>42.37</w:t>
            </w:r>
          </w:p>
          <w:p w14:paraId="150519E4" w14:textId="77777777" w:rsidR="00DC6668" w:rsidRDefault="00000000">
            <w:pPr>
              <w:jc w:val="center"/>
              <w:rPr>
                <w:sz w:val="14"/>
                <w:szCs w:val="14"/>
              </w:rPr>
            </w:pPr>
            <w:r>
              <w:rPr>
                <w:sz w:val="14"/>
                <w:szCs w:val="14"/>
              </w:rPr>
              <w:t>(42.28 to 42.51)</w:t>
            </w:r>
          </w:p>
        </w:tc>
        <w:tc>
          <w:tcPr>
            <w:tcW w:w="899" w:type="dxa"/>
            <w:tcMar>
              <w:top w:w="0" w:type="dxa"/>
              <w:left w:w="30" w:type="dxa"/>
              <w:bottom w:w="0" w:type="dxa"/>
              <w:right w:w="30" w:type="dxa"/>
            </w:tcMar>
            <w:vAlign w:val="center"/>
          </w:tcPr>
          <w:p w14:paraId="7FBEEEA8" w14:textId="77777777" w:rsidR="00DC6668" w:rsidRDefault="00000000">
            <w:pPr>
              <w:jc w:val="center"/>
              <w:rPr>
                <w:sz w:val="14"/>
                <w:szCs w:val="14"/>
              </w:rPr>
            </w:pPr>
            <w:r>
              <w:rPr>
                <w:sz w:val="14"/>
                <w:szCs w:val="14"/>
              </w:rPr>
              <w:t>41.4</w:t>
            </w:r>
          </w:p>
        </w:tc>
        <w:tc>
          <w:tcPr>
            <w:tcW w:w="811" w:type="dxa"/>
            <w:tcBorders>
              <w:left w:val="single" w:sz="4" w:space="0" w:color="000000"/>
            </w:tcBorders>
            <w:vAlign w:val="center"/>
          </w:tcPr>
          <w:p w14:paraId="5AD69106" w14:textId="77777777" w:rsidR="00DC6668" w:rsidRDefault="00000000">
            <w:pPr>
              <w:jc w:val="center"/>
              <w:rPr>
                <w:sz w:val="14"/>
                <w:szCs w:val="14"/>
              </w:rPr>
            </w:pPr>
            <w:r>
              <w:rPr>
                <w:sz w:val="14"/>
                <w:szCs w:val="14"/>
              </w:rPr>
              <w:t>0.9</w:t>
            </w:r>
          </w:p>
        </w:tc>
        <w:tc>
          <w:tcPr>
            <w:tcW w:w="809" w:type="dxa"/>
            <w:tcMar>
              <w:top w:w="0" w:type="dxa"/>
              <w:left w:w="30" w:type="dxa"/>
              <w:bottom w:w="0" w:type="dxa"/>
              <w:right w:w="30" w:type="dxa"/>
            </w:tcMar>
            <w:vAlign w:val="center"/>
          </w:tcPr>
          <w:p w14:paraId="748685E4" w14:textId="77777777" w:rsidR="00DC6668" w:rsidRDefault="00000000">
            <w:pPr>
              <w:jc w:val="center"/>
              <w:rPr>
                <w:sz w:val="14"/>
                <w:szCs w:val="14"/>
              </w:rPr>
            </w:pPr>
            <w:r>
              <w:rPr>
                <w:sz w:val="14"/>
                <w:szCs w:val="14"/>
              </w:rPr>
              <w:t>1.3</w:t>
            </w:r>
          </w:p>
        </w:tc>
        <w:tc>
          <w:tcPr>
            <w:tcW w:w="812" w:type="dxa"/>
            <w:tcMar>
              <w:top w:w="0" w:type="dxa"/>
              <w:left w:w="30" w:type="dxa"/>
              <w:bottom w:w="0" w:type="dxa"/>
              <w:right w:w="30" w:type="dxa"/>
            </w:tcMar>
            <w:vAlign w:val="center"/>
          </w:tcPr>
          <w:p w14:paraId="67CB7F8D" w14:textId="77777777" w:rsidR="00DC6668" w:rsidRDefault="00000000">
            <w:pPr>
              <w:jc w:val="center"/>
              <w:rPr>
                <w:sz w:val="14"/>
                <w:szCs w:val="14"/>
              </w:rPr>
            </w:pPr>
            <w:r>
              <w:rPr>
                <w:sz w:val="14"/>
                <w:szCs w:val="14"/>
              </w:rPr>
              <w:t>2.7</w:t>
            </w:r>
          </w:p>
        </w:tc>
        <w:tc>
          <w:tcPr>
            <w:tcW w:w="707" w:type="dxa"/>
            <w:tcMar>
              <w:top w:w="0" w:type="dxa"/>
              <w:left w:w="30" w:type="dxa"/>
              <w:bottom w:w="0" w:type="dxa"/>
              <w:right w:w="30" w:type="dxa"/>
            </w:tcMar>
            <w:vAlign w:val="center"/>
          </w:tcPr>
          <w:p w14:paraId="04E92AA7" w14:textId="77777777" w:rsidR="00DC6668" w:rsidRDefault="00000000">
            <w:pPr>
              <w:jc w:val="center"/>
              <w:rPr>
                <w:sz w:val="14"/>
                <w:szCs w:val="14"/>
              </w:rPr>
            </w:pPr>
            <w:r>
              <w:rPr>
                <w:sz w:val="14"/>
                <w:szCs w:val="14"/>
              </w:rPr>
              <w:t>2.3</w:t>
            </w:r>
          </w:p>
        </w:tc>
      </w:tr>
      <w:tr w:rsidR="00DC6668" w14:paraId="5EAF57C8" w14:textId="77777777">
        <w:trPr>
          <w:trHeight w:val="256"/>
        </w:trPr>
        <w:tc>
          <w:tcPr>
            <w:tcW w:w="1618" w:type="dxa"/>
            <w:tcMar>
              <w:top w:w="0" w:type="dxa"/>
              <w:left w:w="30" w:type="dxa"/>
              <w:bottom w:w="0" w:type="dxa"/>
              <w:right w:w="30" w:type="dxa"/>
            </w:tcMar>
            <w:vAlign w:val="center"/>
          </w:tcPr>
          <w:p w14:paraId="68347511" w14:textId="77777777" w:rsidR="00DC6668" w:rsidRDefault="00000000">
            <w:pPr>
              <w:jc w:val="center"/>
            </w:pPr>
            <w:r>
              <w:rPr>
                <w:sz w:val="14"/>
                <w:szCs w:val="14"/>
              </w:rPr>
              <w:t>5’-CCAUGG-3’</w:t>
            </w:r>
            <w:r>
              <w:rPr>
                <w:sz w:val="14"/>
                <w:szCs w:val="14"/>
                <w:vertAlign w:val="superscript"/>
              </w:rPr>
              <w:t>a</w:t>
            </w:r>
            <w:r>
              <w:rPr>
                <w:sz w:val="14"/>
                <w:szCs w:val="14"/>
              </w:rPr>
              <w:br/>
              <w:t>3’-GGUACC-5’</w:t>
            </w:r>
          </w:p>
        </w:tc>
        <w:tc>
          <w:tcPr>
            <w:tcW w:w="1351" w:type="dxa"/>
            <w:tcBorders>
              <w:left w:val="single" w:sz="4" w:space="0" w:color="000000"/>
            </w:tcBorders>
            <w:vAlign w:val="center"/>
          </w:tcPr>
          <w:p w14:paraId="3F7BF3FB" w14:textId="77777777" w:rsidR="00DC6668" w:rsidRDefault="00000000">
            <w:pPr>
              <w:jc w:val="center"/>
              <w:rPr>
                <w:sz w:val="14"/>
                <w:szCs w:val="14"/>
              </w:rPr>
            </w:pPr>
            <w:r>
              <w:rPr>
                <w:sz w:val="14"/>
                <w:szCs w:val="14"/>
              </w:rPr>
              <w:t>-67.98</w:t>
            </w:r>
            <w:r>
              <w:rPr>
                <w:sz w:val="14"/>
                <w:szCs w:val="14"/>
              </w:rPr>
              <w:br/>
              <w:t>(-69.89 to -66.16)</w:t>
            </w:r>
          </w:p>
        </w:tc>
        <w:tc>
          <w:tcPr>
            <w:tcW w:w="901" w:type="dxa"/>
            <w:tcBorders>
              <w:right w:val="single" w:sz="4" w:space="0" w:color="000000"/>
            </w:tcBorders>
            <w:vAlign w:val="center"/>
          </w:tcPr>
          <w:p w14:paraId="114BAD64" w14:textId="77777777" w:rsidR="00DC6668" w:rsidRDefault="00000000">
            <w:pPr>
              <w:jc w:val="center"/>
              <w:rPr>
                <w:sz w:val="14"/>
                <w:szCs w:val="14"/>
              </w:rPr>
            </w:pPr>
            <w:r>
              <w:rPr>
                <w:sz w:val="14"/>
                <w:szCs w:val="14"/>
              </w:rPr>
              <w:t>-67.02</w:t>
            </w:r>
            <w:r>
              <w:rPr>
                <w:sz w:val="14"/>
                <w:szCs w:val="14"/>
              </w:rPr>
              <w:br/>
              <w:t>(±3.025)</w:t>
            </w:r>
          </w:p>
        </w:tc>
        <w:tc>
          <w:tcPr>
            <w:tcW w:w="1439" w:type="dxa"/>
            <w:tcMar>
              <w:top w:w="0" w:type="dxa"/>
              <w:left w:w="30" w:type="dxa"/>
              <w:bottom w:w="0" w:type="dxa"/>
              <w:right w:w="30" w:type="dxa"/>
            </w:tcMar>
            <w:vAlign w:val="center"/>
          </w:tcPr>
          <w:p w14:paraId="1F479A90" w14:textId="77777777" w:rsidR="00DC6668" w:rsidRDefault="00000000">
            <w:pPr>
              <w:jc w:val="center"/>
              <w:rPr>
                <w:sz w:val="14"/>
                <w:szCs w:val="14"/>
              </w:rPr>
            </w:pPr>
            <w:r>
              <w:rPr>
                <w:sz w:val="14"/>
                <w:szCs w:val="14"/>
              </w:rPr>
              <w:t>-186.59</w:t>
            </w:r>
            <w:r>
              <w:rPr>
                <w:sz w:val="14"/>
                <w:szCs w:val="14"/>
              </w:rPr>
              <w:br/>
              <w:t>(-192.46 to -181.12)</w:t>
            </w:r>
          </w:p>
        </w:tc>
        <w:tc>
          <w:tcPr>
            <w:tcW w:w="1081" w:type="dxa"/>
            <w:tcMar>
              <w:top w:w="0" w:type="dxa"/>
              <w:left w:w="30" w:type="dxa"/>
              <w:bottom w:w="0" w:type="dxa"/>
              <w:right w:w="30" w:type="dxa"/>
            </w:tcMar>
            <w:vAlign w:val="center"/>
          </w:tcPr>
          <w:p w14:paraId="190159DC" w14:textId="77777777" w:rsidR="00DC6668" w:rsidRDefault="00000000">
            <w:pPr>
              <w:jc w:val="center"/>
              <w:rPr>
                <w:sz w:val="14"/>
                <w:szCs w:val="14"/>
              </w:rPr>
            </w:pPr>
            <w:r>
              <w:rPr>
                <w:sz w:val="14"/>
                <w:szCs w:val="14"/>
              </w:rPr>
              <w:t>-184.51</w:t>
            </w:r>
            <w:r>
              <w:rPr>
                <w:sz w:val="14"/>
                <w:szCs w:val="14"/>
              </w:rPr>
              <w:br/>
              <w:t>(±9.497)</w:t>
            </w:r>
          </w:p>
        </w:tc>
        <w:tc>
          <w:tcPr>
            <w:tcW w:w="1169" w:type="dxa"/>
            <w:tcBorders>
              <w:left w:val="single" w:sz="4" w:space="0" w:color="000000"/>
            </w:tcBorders>
            <w:vAlign w:val="center"/>
          </w:tcPr>
          <w:p w14:paraId="63E114B4" w14:textId="77777777" w:rsidR="00DC6668" w:rsidRDefault="00000000">
            <w:pPr>
              <w:jc w:val="center"/>
              <w:rPr>
                <w:sz w:val="14"/>
                <w:szCs w:val="14"/>
              </w:rPr>
            </w:pPr>
            <w:r>
              <w:rPr>
                <w:sz w:val="14"/>
                <w:szCs w:val="14"/>
              </w:rPr>
              <w:t>-10.11</w:t>
            </w:r>
            <w:r>
              <w:rPr>
                <w:sz w:val="14"/>
                <w:szCs w:val="14"/>
              </w:rPr>
              <w:br/>
              <w:t>(-10.2 to -10)</w:t>
            </w:r>
          </w:p>
        </w:tc>
        <w:tc>
          <w:tcPr>
            <w:tcW w:w="811" w:type="dxa"/>
            <w:tcBorders>
              <w:right w:val="single" w:sz="4" w:space="0" w:color="000000"/>
            </w:tcBorders>
            <w:vAlign w:val="center"/>
          </w:tcPr>
          <w:p w14:paraId="4CE417AE" w14:textId="77777777" w:rsidR="00DC6668" w:rsidRDefault="00000000">
            <w:pPr>
              <w:jc w:val="center"/>
              <w:rPr>
                <w:sz w:val="14"/>
                <w:szCs w:val="14"/>
              </w:rPr>
            </w:pPr>
            <w:r>
              <w:rPr>
                <w:sz w:val="14"/>
                <w:szCs w:val="14"/>
              </w:rPr>
              <w:t>-9.8 (±0.087)</w:t>
            </w:r>
          </w:p>
        </w:tc>
        <w:tc>
          <w:tcPr>
            <w:tcW w:w="1170" w:type="dxa"/>
            <w:tcMar>
              <w:top w:w="0" w:type="dxa"/>
              <w:left w:w="30" w:type="dxa"/>
              <w:bottom w:w="0" w:type="dxa"/>
              <w:right w:w="30" w:type="dxa"/>
            </w:tcMar>
            <w:vAlign w:val="center"/>
          </w:tcPr>
          <w:p w14:paraId="656D4354" w14:textId="77777777" w:rsidR="00DC6668" w:rsidRDefault="00000000">
            <w:pPr>
              <w:jc w:val="center"/>
              <w:rPr>
                <w:sz w:val="14"/>
                <w:szCs w:val="14"/>
              </w:rPr>
            </w:pPr>
            <w:r>
              <w:rPr>
                <w:sz w:val="14"/>
                <w:szCs w:val="14"/>
              </w:rPr>
              <w:t>54.21</w:t>
            </w:r>
            <w:r>
              <w:rPr>
                <w:sz w:val="14"/>
                <w:szCs w:val="14"/>
              </w:rPr>
              <w:br/>
              <w:t>(53.95 to 54.54)</w:t>
            </w:r>
          </w:p>
        </w:tc>
        <w:tc>
          <w:tcPr>
            <w:tcW w:w="899" w:type="dxa"/>
            <w:tcMar>
              <w:top w:w="0" w:type="dxa"/>
              <w:left w:w="30" w:type="dxa"/>
              <w:bottom w:w="0" w:type="dxa"/>
              <w:right w:w="30" w:type="dxa"/>
            </w:tcMar>
            <w:vAlign w:val="center"/>
          </w:tcPr>
          <w:p w14:paraId="2BBCD48B" w14:textId="77777777" w:rsidR="00DC6668" w:rsidRDefault="00000000">
            <w:pPr>
              <w:jc w:val="center"/>
              <w:rPr>
                <w:sz w:val="14"/>
                <w:szCs w:val="14"/>
              </w:rPr>
            </w:pPr>
            <w:r>
              <w:rPr>
                <w:sz w:val="14"/>
                <w:szCs w:val="14"/>
              </w:rPr>
              <w:t>52.9</w:t>
            </w:r>
          </w:p>
        </w:tc>
        <w:tc>
          <w:tcPr>
            <w:tcW w:w="811" w:type="dxa"/>
            <w:tcBorders>
              <w:left w:val="single" w:sz="4" w:space="0" w:color="000000"/>
            </w:tcBorders>
            <w:vAlign w:val="center"/>
          </w:tcPr>
          <w:p w14:paraId="0632A8F9" w14:textId="77777777" w:rsidR="00DC6668" w:rsidRDefault="00000000">
            <w:pPr>
              <w:jc w:val="center"/>
              <w:rPr>
                <w:sz w:val="14"/>
                <w:szCs w:val="14"/>
              </w:rPr>
            </w:pPr>
            <w:r>
              <w:rPr>
                <w:sz w:val="14"/>
                <w:szCs w:val="14"/>
              </w:rPr>
              <w:t>1.4</w:t>
            </w:r>
          </w:p>
        </w:tc>
        <w:tc>
          <w:tcPr>
            <w:tcW w:w="809" w:type="dxa"/>
            <w:tcMar>
              <w:top w:w="0" w:type="dxa"/>
              <w:left w:w="30" w:type="dxa"/>
              <w:bottom w:w="0" w:type="dxa"/>
              <w:right w:w="30" w:type="dxa"/>
            </w:tcMar>
            <w:vAlign w:val="center"/>
          </w:tcPr>
          <w:p w14:paraId="60890F14" w14:textId="77777777" w:rsidR="00DC6668" w:rsidRDefault="00000000">
            <w:pPr>
              <w:jc w:val="center"/>
              <w:rPr>
                <w:sz w:val="14"/>
                <w:szCs w:val="14"/>
              </w:rPr>
            </w:pPr>
            <w:r>
              <w:rPr>
                <w:sz w:val="14"/>
                <w:szCs w:val="14"/>
              </w:rPr>
              <w:t>1.1</w:t>
            </w:r>
          </w:p>
        </w:tc>
        <w:tc>
          <w:tcPr>
            <w:tcW w:w="812" w:type="dxa"/>
            <w:tcMar>
              <w:top w:w="0" w:type="dxa"/>
              <w:left w:w="30" w:type="dxa"/>
              <w:bottom w:w="0" w:type="dxa"/>
              <w:right w:w="30" w:type="dxa"/>
            </w:tcMar>
            <w:vAlign w:val="center"/>
          </w:tcPr>
          <w:p w14:paraId="05145C11" w14:textId="77777777" w:rsidR="00DC6668" w:rsidRDefault="00000000">
            <w:pPr>
              <w:jc w:val="center"/>
              <w:rPr>
                <w:sz w:val="14"/>
                <w:szCs w:val="14"/>
              </w:rPr>
            </w:pPr>
            <w:r>
              <w:rPr>
                <w:sz w:val="14"/>
                <w:szCs w:val="14"/>
              </w:rPr>
              <w:t>3.1</w:t>
            </w:r>
          </w:p>
        </w:tc>
        <w:tc>
          <w:tcPr>
            <w:tcW w:w="707" w:type="dxa"/>
            <w:tcMar>
              <w:top w:w="0" w:type="dxa"/>
              <w:left w:w="30" w:type="dxa"/>
              <w:bottom w:w="0" w:type="dxa"/>
              <w:right w:w="30" w:type="dxa"/>
            </w:tcMar>
            <w:vAlign w:val="center"/>
          </w:tcPr>
          <w:p w14:paraId="791CBDEE" w14:textId="77777777" w:rsidR="00DC6668" w:rsidRDefault="00000000">
            <w:pPr>
              <w:jc w:val="center"/>
              <w:rPr>
                <w:sz w:val="14"/>
                <w:szCs w:val="14"/>
              </w:rPr>
            </w:pPr>
            <w:r>
              <w:rPr>
                <w:sz w:val="14"/>
                <w:szCs w:val="14"/>
              </w:rPr>
              <w:t>2.4</w:t>
            </w:r>
          </w:p>
        </w:tc>
      </w:tr>
      <w:tr w:rsidR="00DC6668" w14:paraId="0A16016E" w14:textId="77777777">
        <w:trPr>
          <w:trHeight w:val="256"/>
        </w:trPr>
        <w:tc>
          <w:tcPr>
            <w:tcW w:w="1618" w:type="dxa"/>
            <w:tcMar>
              <w:top w:w="0" w:type="dxa"/>
              <w:left w:w="30" w:type="dxa"/>
              <w:bottom w:w="0" w:type="dxa"/>
              <w:right w:w="30" w:type="dxa"/>
            </w:tcMar>
            <w:vAlign w:val="center"/>
          </w:tcPr>
          <w:p w14:paraId="07C78B78" w14:textId="77777777" w:rsidR="00DC6668" w:rsidRDefault="00000000">
            <w:pPr>
              <w:jc w:val="center"/>
            </w:pPr>
            <w:r>
              <w:rPr>
                <w:sz w:val="14"/>
                <w:szCs w:val="14"/>
              </w:rPr>
              <w:t>5’-GAUAUAUC-3’</w:t>
            </w:r>
            <w:r>
              <w:rPr>
                <w:b/>
                <w:bCs/>
                <w:sz w:val="14"/>
                <w:szCs w:val="14"/>
                <w:vertAlign w:val="superscript"/>
              </w:rPr>
              <w:t>a</w:t>
            </w:r>
            <w:r>
              <w:rPr>
                <w:sz w:val="14"/>
                <w:szCs w:val="14"/>
              </w:rPr>
              <w:br/>
              <w:t>3’-CUAUAUAG-5’</w:t>
            </w:r>
          </w:p>
        </w:tc>
        <w:tc>
          <w:tcPr>
            <w:tcW w:w="1351" w:type="dxa"/>
            <w:tcBorders>
              <w:left w:val="single" w:sz="4" w:space="0" w:color="000000"/>
            </w:tcBorders>
            <w:vAlign w:val="center"/>
          </w:tcPr>
          <w:p w14:paraId="0D3E3F15" w14:textId="77777777" w:rsidR="00DC6668" w:rsidRDefault="00000000">
            <w:pPr>
              <w:jc w:val="center"/>
              <w:rPr>
                <w:sz w:val="14"/>
                <w:szCs w:val="14"/>
              </w:rPr>
            </w:pPr>
            <w:r>
              <w:rPr>
                <w:sz w:val="14"/>
                <w:szCs w:val="14"/>
              </w:rPr>
              <w:t>-56.76</w:t>
            </w:r>
            <w:r>
              <w:rPr>
                <w:sz w:val="14"/>
                <w:szCs w:val="14"/>
              </w:rPr>
              <w:br/>
              <w:t>(-57.94 to -55.81)</w:t>
            </w:r>
          </w:p>
        </w:tc>
        <w:tc>
          <w:tcPr>
            <w:tcW w:w="901" w:type="dxa"/>
            <w:tcBorders>
              <w:right w:val="single" w:sz="4" w:space="0" w:color="000000"/>
            </w:tcBorders>
            <w:vAlign w:val="center"/>
          </w:tcPr>
          <w:p w14:paraId="2806BCDB" w14:textId="77777777" w:rsidR="00DC6668" w:rsidRDefault="00000000">
            <w:pPr>
              <w:jc w:val="center"/>
              <w:rPr>
                <w:sz w:val="14"/>
                <w:szCs w:val="14"/>
              </w:rPr>
            </w:pPr>
            <w:r>
              <w:rPr>
                <w:sz w:val="14"/>
                <w:szCs w:val="14"/>
              </w:rPr>
              <w:t>-55.6</w:t>
            </w:r>
            <w:r>
              <w:rPr>
                <w:sz w:val="14"/>
                <w:szCs w:val="14"/>
              </w:rPr>
              <w:br/>
              <w:t>(±1.3)</w:t>
            </w:r>
          </w:p>
        </w:tc>
        <w:tc>
          <w:tcPr>
            <w:tcW w:w="1439" w:type="dxa"/>
            <w:tcMar>
              <w:top w:w="0" w:type="dxa"/>
              <w:left w:w="30" w:type="dxa"/>
              <w:bottom w:w="0" w:type="dxa"/>
              <w:right w:w="30" w:type="dxa"/>
            </w:tcMar>
            <w:vAlign w:val="center"/>
          </w:tcPr>
          <w:p w14:paraId="2587E830" w14:textId="77777777" w:rsidR="00DC6668" w:rsidRDefault="00000000">
            <w:pPr>
              <w:jc w:val="center"/>
              <w:rPr>
                <w:sz w:val="14"/>
                <w:szCs w:val="14"/>
              </w:rPr>
            </w:pPr>
            <w:r>
              <w:rPr>
                <w:sz w:val="14"/>
                <w:szCs w:val="14"/>
              </w:rPr>
              <w:t>-156.93</w:t>
            </w:r>
            <w:r>
              <w:rPr>
                <w:sz w:val="14"/>
                <w:szCs w:val="14"/>
              </w:rPr>
              <w:br/>
              <w:t>(-160.59 to -153.94)</w:t>
            </w:r>
          </w:p>
        </w:tc>
        <w:tc>
          <w:tcPr>
            <w:tcW w:w="1081" w:type="dxa"/>
            <w:tcMar>
              <w:top w:w="0" w:type="dxa"/>
              <w:left w:w="30" w:type="dxa"/>
              <w:bottom w:w="0" w:type="dxa"/>
              <w:right w:w="30" w:type="dxa"/>
            </w:tcMar>
            <w:vAlign w:val="center"/>
          </w:tcPr>
          <w:p w14:paraId="69E34FFA" w14:textId="77777777" w:rsidR="00DC6668" w:rsidRDefault="00000000">
            <w:pPr>
              <w:jc w:val="center"/>
              <w:rPr>
                <w:sz w:val="14"/>
                <w:szCs w:val="14"/>
              </w:rPr>
            </w:pPr>
            <w:r>
              <w:rPr>
                <w:sz w:val="14"/>
                <w:szCs w:val="14"/>
              </w:rPr>
              <w:t>-153.9</w:t>
            </w:r>
            <w:r>
              <w:rPr>
                <w:sz w:val="14"/>
                <w:szCs w:val="14"/>
              </w:rPr>
              <w:br/>
              <w:t>(±4.3)</w:t>
            </w:r>
          </w:p>
        </w:tc>
        <w:tc>
          <w:tcPr>
            <w:tcW w:w="1169" w:type="dxa"/>
            <w:tcBorders>
              <w:left w:val="single" w:sz="4" w:space="0" w:color="000000"/>
            </w:tcBorders>
            <w:vAlign w:val="center"/>
          </w:tcPr>
          <w:p w14:paraId="50802228" w14:textId="77777777" w:rsidR="00DC6668" w:rsidRDefault="00000000">
            <w:pPr>
              <w:jc w:val="center"/>
              <w:rPr>
                <w:sz w:val="14"/>
                <w:szCs w:val="14"/>
              </w:rPr>
            </w:pPr>
            <w:r>
              <w:rPr>
                <w:sz w:val="14"/>
                <w:szCs w:val="14"/>
              </w:rPr>
              <w:t>-8.09</w:t>
            </w:r>
            <w:r>
              <w:rPr>
                <w:sz w:val="14"/>
                <w:szCs w:val="14"/>
              </w:rPr>
              <w:br/>
              <w:t>(-8.16 to -8.01)</w:t>
            </w:r>
          </w:p>
        </w:tc>
        <w:tc>
          <w:tcPr>
            <w:tcW w:w="811" w:type="dxa"/>
            <w:tcBorders>
              <w:right w:val="single" w:sz="4" w:space="0" w:color="000000"/>
            </w:tcBorders>
            <w:vAlign w:val="center"/>
          </w:tcPr>
          <w:p w14:paraId="5EAB276E" w14:textId="77777777" w:rsidR="00DC6668" w:rsidRDefault="00000000">
            <w:pPr>
              <w:jc w:val="center"/>
              <w:rPr>
                <w:sz w:val="14"/>
                <w:szCs w:val="14"/>
              </w:rPr>
            </w:pPr>
            <w:r>
              <w:rPr>
                <w:sz w:val="14"/>
                <w:szCs w:val="14"/>
              </w:rPr>
              <w:t>-7.85 (±0.17)</w:t>
            </w:r>
          </w:p>
        </w:tc>
        <w:tc>
          <w:tcPr>
            <w:tcW w:w="1170" w:type="dxa"/>
            <w:tcMar>
              <w:top w:w="0" w:type="dxa"/>
              <w:left w:w="30" w:type="dxa"/>
              <w:bottom w:w="0" w:type="dxa"/>
              <w:right w:w="30" w:type="dxa"/>
            </w:tcMar>
            <w:vAlign w:val="center"/>
          </w:tcPr>
          <w:p w14:paraId="67148B10" w14:textId="77777777" w:rsidR="00DC6668" w:rsidRDefault="00000000">
            <w:pPr>
              <w:jc w:val="center"/>
              <w:rPr>
                <w:sz w:val="14"/>
                <w:szCs w:val="14"/>
              </w:rPr>
            </w:pPr>
            <w:r>
              <w:rPr>
                <w:sz w:val="14"/>
                <w:szCs w:val="14"/>
              </w:rPr>
              <w:t>50.76</w:t>
            </w:r>
            <w:r>
              <w:rPr>
                <w:sz w:val="14"/>
                <w:szCs w:val="14"/>
              </w:rPr>
              <w:br/>
              <w:t>(50.35 to 51.04)</w:t>
            </w:r>
          </w:p>
        </w:tc>
        <w:tc>
          <w:tcPr>
            <w:tcW w:w="899" w:type="dxa"/>
            <w:tcMar>
              <w:top w:w="0" w:type="dxa"/>
              <w:left w:w="30" w:type="dxa"/>
              <w:bottom w:w="0" w:type="dxa"/>
              <w:right w:w="30" w:type="dxa"/>
            </w:tcMar>
            <w:vAlign w:val="center"/>
          </w:tcPr>
          <w:p w14:paraId="1A27D86E" w14:textId="77777777" w:rsidR="00DC6668" w:rsidRDefault="00000000">
            <w:pPr>
              <w:jc w:val="center"/>
              <w:rPr>
                <w:sz w:val="14"/>
                <w:szCs w:val="14"/>
              </w:rPr>
            </w:pPr>
            <w:r>
              <w:rPr>
                <w:sz w:val="14"/>
                <w:szCs w:val="14"/>
              </w:rPr>
              <w:t>49.6</w:t>
            </w:r>
          </w:p>
        </w:tc>
        <w:tc>
          <w:tcPr>
            <w:tcW w:w="811" w:type="dxa"/>
            <w:tcBorders>
              <w:left w:val="single" w:sz="4" w:space="0" w:color="000000"/>
            </w:tcBorders>
            <w:vAlign w:val="center"/>
          </w:tcPr>
          <w:p w14:paraId="05A6B1DB" w14:textId="77777777" w:rsidR="00DC6668" w:rsidRDefault="00000000">
            <w:pPr>
              <w:jc w:val="center"/>
              <w:rPr>
                <w:sz w:val="14"/>
                <w:szCs w:val="14"/>
              </w:rPr>
            </w:pPr>
            <w:r>
              <w:rPr>
                <w:sz w:val="14"/>
                <w:szCs w:val="14"/>
              </w:rPr>
              <w:t>2.1</w:t>
            </w:r>
          </w:p>
        </w:tc>
        <w:tc>
          <w:tcPr>
            <w:tcW w:w="809" w:type="dxa"/>
            <w:tcMar>
              <w:top w:w="0" w:type="dxa"/>
              <w:left w:w="30" w:type="dxa"/>
              <w:bottom w:w="0" w:type="dxa"/>
              <w:right w:w="30" w:type="dxa"/>
            </w:tcMar>
            <w:vAlign w:val="center"/>
          </w:tcPr>
          <w:p w14:paraId="6701D362" w14:textId="77777777" w:rsidR="00DC6668" w:rsidRDefault="00000000">
            <w:pPr>
              <w:jc w:val="center"/>
              <w:rPr>
                <w:sz w:val="14"/>
                <w:szCs w:val="14"/>
              </w:rPr>
            </w:pPr>
            <w:r>
              <w:rPr>
                <w:sz w:val="14"/>
                <w:szCs w:val="14"/>
              </w:rPr>
              <w:t>1.9</w:t>
            </w:r>
          </w:p>
        </w:tc>
        <w:tc>
          <w:tcPr>
            <w:tcW w:w="812" w:type="dxa"/>
            <w:tcMar>
              <w:top w:w="0" w:type="dxa"/>
              <w:left w:w="30" w:type="dxa"/>
              <w:bottom w:w="0" w:type="dxa"/>
              <w:right w:w="30" w:type="dxa"/>
            </w:tcMar>
            <w:vAlign w:val="center"/>
          </w:tcPr>
          <w:p w14:paraId="4C17329D" w14:textId="77777777" w:rsidR="00DC6668" w:rsidRDefault="00000000">
            <w:pPr>
              <w:jc w:val="center"/>
              <w:rPr>
                <w:sz w:val="14"/>
                <w:szCs w:val="14"/>
              </w:rPr>
            </w:pPr>
            <w:r>
              <w:rPr>
                <w:sz w:val="14"/>
                <w:szCs w:val="14"/>
              </w:rPr>
              <w:t>3.0</w:t>
            </w:r>
          </w:p>
        </w:tc>
        <w:tc>
          <w:tcPr>
            <w:tcW w:w="707" w:type="dxa"/>
            <w:tcMar>
              <w:top w:w="0" w:type="dxa"/>
              <w:left w:w="30" w:type="dxa"/>
              <w:bottom w:w="0" w:type="dxa"/>
              <w:right w:w="30" w:type="dxa"/>
            </w:tcMar>
            <w:vAlign w:val="center"/>
          </w:tcPr>
          <w:p w14:paraId="30FD8CF9" w14:textId="77777777" w:rsidR="00DC6668" w:rsidRDefault="00000000">
            <w:pPr>
              <w:jc w:val="center"/>
              <w:rPr>
                <w:sz w:val="14"/>
                <w:szCs w:val="14"/>
              </w:rPr>
            </w:pPr>
            <w:r>
              <w:rPr>
                <w:sz w:val="14"/>
                <w:szCs w:val="14"/>
              </w:rPr>
              <w:t>2.3</w:t>
            </w:r>
          </w:p>
        </w:tc>
      </w:tr>
      <w:tr w:rsidR="00DC6668" w14:paraId="26E2BD4B" w14:textId="77777777">
        <w:trPr>
          <w:trHeight w:val="256"/>
        </w:trPr>
        <w:tc>
          <w:tcPr>
            <w:tcW w:w="1618" w:type="dxa"/>
            <w:tcMar>
              <w:top w:w="0" w:type="dxa"/>
              <w:left w:w="30" w:type="dxa"/>
              <w:bottom w:w="0" w:type="dxa"/>
              <w:right w:w="30" w:type="dxa"/>
            </w:tcMar>
            <w:vAlign w:val="center"/>
          </w:tcPr>
          <w:p w14:paraId="09418BB1" w14:textId="77777777" w:rsidR="00DC6668" w:rsidRDefault="00000000">
            <w:pPr>
              <w:jc w:val="center"/>
            </w:pPr>
            <w:r>
              <w:rPr>
                <w:sz w:val="14"/>
                <w:szCs w:val="14"/>
              </w:rPr>
              <w:t>5’-GCAAUUGC-3’</w:t>
            </w:r>
            <w:r>
              <w:rPr>
                <w:sz w:val="14"/>
                <w:szCs w:val="14"/>
                <w:vertAlign w:val="superscript"/>
              </w:rPr>
              <w:t>a</w:t>
            </w:r>
            <w:r>
              <w:rPr>
                <w:sz w:val="14"/>
                <w:szCs w:val="14"/>
              </w:rPr>
              <w:br/>
              <w:t>3’-CGUUAACG-5’</w:t>
            </w:r>
          </w:p>
        </w:tc>
        <w:tc>
          <w:tcPr>
            <w:tcW w:w="1351" w:type="dxa"/>
            <w:tcBorders>
              <w:left w:val="single" w:sz="4" w:space="0" w:color="000000"/>
            </w:tcBorders>
            <w:vAlign w:val="center"/>
          </w:tcPr>
          <w:p w14:paraId="3298B7A7" w14:textId="77777777" w:rsidR="00DC6668" w:rsidRDefault="00000000">
            <w:pPr>
              <w:jc w:val="center"/>
              <w:rPr>
                <w:sz w:val="14"/>
                <w:szCs w:val="14"/>
              </w:rPr>
            </w:pPr>
            <w:r>
              <w:rPr>
                <w:sz w:val="14"/>
                <w:szCs w:val="14"/>
              </w:rPr>
              <w:t>-51.92</w:t>
            </w:r>
            <w:r>
              <w:rPr>
                <w:sz w:val="14"/>
                <w:szCs w:val="14"/>
              </w:rPr>
              <w:br/>
              <w:t>(-54.53 to -50.37)</w:t>
            </w:r>
          </w:p>
        </w:tc>
        <w:tc>
          <w:tcPr>
            <w:tcW w:w="901" w:type="dxa"/>
            <w:tcBorders>
              <w:right w:val="single" w:sz="4" w:space="0" w:color="000000"/>
            </w:tcBorders>
            <w:vAlign w:val="center"/>
          </w:tcPr>
          <w:p w14:paraId="27CA5DE8" w14:textId="77777777" w:rsidR="00DC6668" w:rsidRDefault="00000000">
            <w:pPr>
              <w:jc w:val="center"/>
              <w:rPr>
                <w:sz w:val="14"/>
                <w:szCs w:val="14"/>
              </w:rPr>
            </w:pPr>
            <w:r>
              <w:rPr>
                <w:sz w:val="14"/>
                <w:szCs w:val="14"/>
              </w:rPr>
              <w:t>-51.06</w:t>
            </w:r>
            <w:r>
              <w:rPr>
                <w:sz w:val="14"/>
                <w:szCs w:val="14"/>
              </w:rPr>
              <w:br/>
              <w:t>(±3.567)</w:t>
            </w:r>
          </w:p>
        </w:tc>
        <w:tc>
          <w:tcPr>
            <w:tcW w:w="1439" w:type="dxa"/>
            <w:tcMar>
              <w:top w:w="0" w:type="dxa"/>
              <w:left w:w="30" w:type="dxa"/>
              <w:bottom w:w="0" w:type="dxa"/>
              <w:right w:w="30" w:type="dxa"/>
            </w:tcMar>
            <w:vAlign w:val="center"/>
          </w:tcPr>
          <w:p w14:paraId="198157C3" w14:textId="77777777" w:rsidR="00DC6668" w:rsidRDefault="00000000">
            <w:pPr>
              <w:jc w:val="center"/>
              <w:rPr>
                <w:sz w:val="14"/>
                <w:szCs w:val="14"/>
              </w:rPr>
            </w:pPr>
            <w:r>
              <w:rPr>
                <w:sz w:val="14"/>
                <w:szCs w:val="14"/>
              </w:rPr>
              <w:t>-143.61</w:t>
            </w:r>
            <w:r>
              <w:rPr>
                <w:sz w:val="14"/>
                <w:szCs w:val="14"/>
              </w:rPr>
              <w:br/>
              <w:t>(-151.88 to -138.78)</w:t>
            </w:r>
          </w:p>
        </w:tc>
        <w:tc>
          <w:tcPr>
            <w:tcW w:w="1081" w:type="dxa"/>
            <w:tcMar>
              <w:top w:w="0" w:type="dxa"/>
              <w:left w:w="30" w:type="dxa"/>
              <w:bottom w:w="0" w:type="dxa"/>
              <w:right w:w="30" w:type="dxa"/>
            </w:tcMar>
            <w:vAlign w:val="center"/>
          </w:tcPr>
          <w:p w14:paraId="12109C73" w14:textId="77777777" w:rsidR="00DC6668" w:rsidRDefault="00000000">
            <w:pPr>
              <w:jc w:val="center"/>
              <w:rPr>
                <w:sz w:val="14"/>
                <w:szCs w:val="14"/>
              </w:rPr>
            </w:pPr>
            <w:r>
              <w:rPr>
                <w:sz w:val="14"/>
                <w:szCs w:val="14"/>
              </w:rPr>
              <w:t>-141.39</w:t>
            </w:r>
            <w:r>
              <w:rPr>
                <w:sz w:val="14"/>
                <w:szCs w:val="14"/>
              </w:rPr>
              <w:br/>
              <w:t>(±11.476)</w:t>
            </w:r>
          </w:p>
        </w:tc>
        <w:tc>
          <w:tcPr>
            <w:tcW w:w="1169" w:type="dxa"/>
            <w:tcBorders>
              <w:left w:val="single" w:sz="4" w:space="0" w:color="000000"/>
            </w:tcBorders>
            <w:vAlign w:val="center"/>
          </w:tcPr>
          <w:p w14:paraId="224E9BA1" w14:textId="77777777" w:rsidR="00DC6668" w:rsidRDefault="00000000">
            <w:pPr>
              <w:jc w:val="center"/>
              <w:rPr>
                <w:sz w:val="14"/>
                <w:szCs w:val="14"/>
              </w:rPr>
            </w:pPr>
            <w:r>
              <w:rPr>
                <w:sz w:val="14"/>
                <w:szCs w:val="14"/>
              </w:rPr>
              <w:t>-7.38</w:t>
            </w:r>
            <w:r>
              <w:rPr>
                <w:sz w:val="14"/>
                <w:szCs w:val="14"/>
              </w:rPr>
              <w:br/>
              <w:t>(-7.45 to -7.28)</w:t>
            </w:r>
          </w:p>
        </w:tc>
        <w:tc>
          <w:tcPr>
            <w:tcW w:w="811" w:type="dxa"/>
            <w:tcBorders>
              <w:right w:val="single" w:sz="4" w:space="0" w:color="000000"/>
            </w:tcBorders>
            <w:vAlign w:val="center"/>
          </w:tcPr>
          <w:p w14:paraId="3CB53DA4" w14:textId="77777777" w:rsidR="00DC6668" w:rsidRDefault="00000000">
            <w:pPr>
              <w:jc w:val="center"/>
              <w:rPr>
                <w:sz w:val="14"/>
                <w:szCs w:val="14"/>
              </w:rPr>
            </w:pPr>
            <w:r>
              <w:rPr>
                <w:sz w:val="14"/>
                <w:szCs w:val="14"/>
              </w:rPr>
              <w:t>-7.21 (±0.087)</w:t>
            </w:r>
          </w:p>
        </w:tc>
        <w:tc>
          <w:tcPr>
            <w:tcW w:w="1170" w:type="dxa"/>
            <w:tcMar>
              <w:top w:w="0" w:type="dxa"/>
              <w:left w:w="30" w:type="dxa"/>
              <w:bottom w:w="0" w:type="dxa"/>
              <w:right w:w="30" w:type="dxa"/>
            </w:tcMar>
            <w:vAlign w:val="center"/>
          </w:tcPr>
          <w:p w14:paraId="100A815E" w14:textId="77777777" w:rsidR="00DC6668" w:rsidRDefault="00000000">
            <w:pPr>
              <w:jc w:val="center"/>
              <w:rPr>
                <w:sz w:val="14"/>
                <w:szCs w:val="14"/>
              </w:rPr>
            </w:pPr>
            <w:r>
              <w:rPr>
                <w:sz w:val="14"/>
                <w:szCs w:val="14"/>
              </w:rPr>
              <w:t>42.13</w:t>
            </w:r>
            <w:r>
              <w:rPr>
                <w:sz w:val="14"/>
                <w:szCs w:val="14"/>
              </w:rPr>
              <w:br/>
              <w:t>(41.56 to 42.39)</w:t>
            </w:r>
          </w:p>
        </w:tc>
        <w:tc>
          <w:tcPr>
            <w:tcW w:w="899" w:type="dxa"/>
            <w:tcMar>
              <w:top w:w="0" w:type="dxa"/>
              <w:left w:w="30" w:type="dxa"/>
              <w:bottom w:w="0" w:type="dxa"/>
              <w:right w:w="30" w:type="dxa"/>
            </w:tcMar>
            <w:vAlign w:val="center"/>
          </w:tcPr>
          <w:p w14:paraId="7E119CE1" w14:textId="77777777" w:rsidR="00DC6668" w:rsidRDefault="00000000">
            <w:pPr>
              <w:jc w:val="center"/>
              <w:rPr>
                <w:sz w:val="14"/>
                <w:szCs w:val="14"/>
              </w:rPr>
            </w:pPr>
            <w:r>
              <w:rPr>
                <w:sz w:val="14"/>
                <w:szCs w:val="14"/>
              </w:rPr>
              <w:t>41.2</w:t>
            </w:r>
          </w:p>
        </w:tc>
        <w:tc>
          <w:tcPr>
            <w:tcW w:w="811" w:type="dxa"/>
            <w:tcBorders>
              <w:left w:val="single" w:sz="4" w:space="0" w:color="000000"/>
            </w:tcBorders>
            <w:vAlign w:val="center"/>
          </w:tcPr>
          <w:p w14:paraId="04BC6A9D" w14:textId="77777777" w:rsidR="00DC6668" w:rsidRDefault="00000000">
            <w:pPr>
              <w:jc w:val="center"/>
              <w:rPr>
                <w:sz w:val="14"/>
                <w:szCs w:val="14"/>
              </w:rPr>
            </w:pPr>
            <w:r>
              <w:rPr>
                <w:sz w:val="14"/>
                <w:szCs w:val="14"/>
              </w:rPr>
              <w:t>1.7</w:t>
            </w:r>
          </w:p>
        </w:tc>
        <w:tc>
          <w:tcPr>
            <w:tcW w:w="809" w:type="dxa"/>
            <w:tcMar>
              <w:top w:w="0" w:type="dxa"/>
              <w:left w:w="30" w:type="dxa"/>
              <w:bottom w:w="0" w:type="dxa"/>
              <w:right w:w="30" w:type="dxa"/>
            </w:tcMar>
            <w:vAlign w:val="center"/>
          </w:tcPr>
          <w:p w14:paraId="4B52BAB6" w14:textId="77777777" w:rsidR="00DC6668" w:rsidRDefault="00000000">
            <w:pPr>
              <w:jc w:val="center"/>
              <w:rPr>
                <w:sz w:val="14"/>
                <w:szCs w:val="14"/>
              </w:rPr>
            </w:pPr>
            <w:r>
              <w:rPr>
                <w:sz w:val="14"/>
                <w:szCs w:val="14"/>
              </w:rPr>
              <w:t>1.6</w:t>
            </w:r>
          </w:p>
        </w:tc>
        <w:tc>
          <w:tcPr>
            <w:tcW w:w="812" w:type="dxa"/>
            <w:tcMar>
              <w:top w:w="0" w:type="dxa"/>
              <w:left w:w="30" w:type="dxa"/>
              <w:bottom w:w="0" w:type="dxa"/>
              <w:right w:w="30" w:type="dxa"/>
            </w:tcMar>
            <w:vAlign w:val="center"/>
          </w:tcPr>
          <w:p w14:paraId="3FD1C25E" w14:textId="77777777" w:rsidR="00DC6668" w:rsidRDefault="00000000">
            <w:pPr>
              <w:jc w:val="center"/>
              <w:rPr>
                <w:sz w:val="14"/>
                <w:szCs w:val="14"/>
              </w:rPr>
            </w:pPr>
            <w:r>
              <w:rPr>
                <w:sz w:val="14"/>
                <w:szCs w:val="14"/>
              </w:rPr>
              <w:t>2.3</w:t>
            </w:r>
          </w:p>
        </w:tc>
        <w:tc>
          <w:tcPr>
            <w:tcW w:w="707" w:type="dxa"/>
            <w:tcMar>
              <w:top w:w="0" w:type="dxa"/>
              <w:left w:w="30" w:type="dxa"/>
              <w:bottom w:w="0" w:type="dxa"/>
              <w:right w:w="30" w:type="dxa"/>
            </w:tcMar>
            <w:vAlign w:val="center"/>
          </w:tcPr>
          <w:p w14:paraId="6D1A595A" w14:textId="77777777" w:rsidR="00DC6668" w:rsidRDefault="00000000">
            <w:pPr>
              <w:jc w:val="center"/>
              <w:rPr>
                <w:sz w:val="14"/>
                <w:szCs w:val="14"/>
              </w:rPr>
            </w:pPr>
            <w:r>
              <w:rPr>
                <w:sz w:val="14"/>
                <w:szCs w:val="14"/>
              </w:rPr>
              <w:t>2.2</w:t>
            </w:r>
          </w:p>
        </w:tc>
      </w:tr>
      <w:tr w:rsidR="00DC6668" w14:paraId="7A6026EC" w14:textId="77777777">
        <w:trPr>
          <w:trHeight w:val="256"/>
        </w:trPr>
        <w:tc>
          <w:tcPr>
            <w:tcW w:w="1618" w:type="dxa"/>
            <w:tcMar>
              <w:top w:w="0" w:type="dxa"/>
              <w:left w:w="30" w:type="dxa"/>
              <w:bottom w:w="0" w:type="dxa"/>
              <w:right w:w="30" w:type="dxa"/>
            </w:tcMar>
            <w:vAlign w:val="center"/>
          </w:tcPr>
          <w:p w14:paraId="6384B9CA" w14:textId="77777777" w:rsidR="00DC6668" w:rsidRDefault="00000000">
            <w:pPr>
              <w:jc w:val="center"/>
            </w:pPr>
            <w:r>
              <w:rPr>
                <w:sz w:val="14"/>
                <w:szCs w:val="14"/>
              </w:rPr>
              <w:t>5’-CGAAAGGU-3’</w:t>
            </w:r>
            <w:r>
              <w:rPr>
                <w:sz w:val="14"/>
                <w:szCs w:val="14"/>
                <w:vertAlign w:val="superscript"/>
              </w:rPr>
              <w:t>b</w:t>
            </w:r>
            <w:r>
              <w:rPr>
                <w:sz w:val="14"/>
                <w:szCs w:val="14"/>
              </w:rPr>
              <w:br/>
              <w:t>3’-GCUUUCCA-5’</w:t>
            </w:r>
          </w:p>
        </w:tc>
        <w:tc>
          <w:tcPr>
            <w:tcW w:w="1351" w:type="dxa"/>
            <w:tcBorders>
              <w:left w:val="single" w:sz="4" w:space="0" w:color="000000"/>
            </w:tcBorders>
            <w:vAlign w:val="center"/>
          </w:tcPr>
          <w:p w14:paraId="75D86886" w14:textId="77777777" w:rsidR="00DC6668" w:rsidRDefault="00000000">
            <w:pPr>
              <w:jc w:val="center"/>
              <w:rPr>
                <w:sz w:val="14"/>
                <w:szCs w:val="14"/>
              </w:rPr>
            </w:pPr>
            <w:r>
              <w:rPr>
                <w:sz w:val="14"/>
                <w:szCs w:val="14"/>
              </w:rPr>
              <w:t>-63.31</w:t>
            </w:r>
            <w:r>
              <w:rPr>
                <w:sz w:val="14"/>
                <w:szCs w:val="14"/>
              </w:rPr>
              <w:br/>
              <w:t>(-64 to -62.69)</w:t>
            </w:r>
          </w:p>
        </w:tc>
        <w:tc>
          <w:tcPr>
            <w:tcW w:w="901" w:type="dxa"/>
            <w:tcBorders>
              <w:right w:val="single" w:sz="4" w:space="0" w:color="000000"/>
            </w:tcBorders>
            <w:vAlign w:val="center"/>
          </w:tcPr>
          <w:p w14:paraId="0A2EDD56" w14:textId="77777777" w:rsidR="00DC6668" w:rsidRDefault="00000000">
            <w:pPr>
              <w:jc w:val="center"/>
              <w:rPr>
                <w:sz w:val="14"/>
                <w:szCs w:val="14"/>
              </w:rPr>
            </w:pPr>
            <w:r>
              <w:rPr>
                <w:sz w:val="14"/>
                <w:szCs w:val="14"/>
              </w:rPr>
              <w:t>-63.32</w:t>
            </w:r>
            <w:r>
              <w:rPr>
                <w:sz w:val="14"/>
                <w:szCs w:val="14"/>
              </w:rPr>
              <w:br/>
              <w:t>(±1.928)</w:t>
            </w:r>
          </w:p>
        </w:tc>
        <w:tc>
          <w:tcPr>
            <w:tcW w:w="1439" w:type="dxa"/>
            <w:tcMar>
              <w:top w:w="0" w:type="dxa"/>
              <w:left w:w="30" w:type="dxa"/>
              <w:bottom w:w="0" w:type="dxa"/>
              <w:right w:w="30" w:type="dxa"/>
            </w:tcMar>
            <w:vAlign w:val="center"/>
          </w:tcPr>
          <w:p w14:paraId="42EDDB13" w14:textId="77777777" w:rsidR="00DC6668" w:rsidRDefault="00000000">
            <w:pPr>
              <w:jc w:val="center"/>
              <w:rPr>
                <w:sz w:val="14"/>
                <w:szCs w:val="14"/>
              </w:rPr>
            </w:pPr>
            <w:r>
              <w:rPr>
                <w:sz w:val="14"/>
                <w:szCs w:val="14"/>
              </w:rPr>
              <w:t>-173.83</w:t>
            </w:r>
            <w:r>
              <w:rPr>
                <w:sz w:val="14"/>
                <w:szCs w:val="14"/>
              </w:rPr>
              <w:br/>
              <w:t>(-175.92 to -171.93)</w:t>
            </w:r>
          </w:p>
        </w:tc>
        <w:tc>
          <w:tcPr>
            <w:tcW w:w="1081" w:type="dxa"/>
            <w:tcMar>
              <w:top w:w="0" w:type="dxa"/>
              <w:left w:w="30" w:type="dxa"/>
              <w:bottom w:w="0" w:type="dxa"/>
              <w:right w:w="30" w:type="dxa"/>
            </w:tcMar>
            <w:vAlign w:val="center"/>
          </w:tcPr>
          <w:p w14:paraId="39FA2F89" w14:textId="77777777" w:rsidR="00DC6668" w:rsidRDefault="00000000">
            <w:pPr>
              <w:jc w:val="center"/>
              <w:rPr>
                <w:sz w:val="14"/>
                <w:szCs w:val="14"/>
              </w:rPr>
            </w:pPr>
            <w:r>
              <w:rPr>
                <w:sz w:val="14"/>
                <w:szCs w:val="14"/>
              </w:rPr>
              <w:t>-174.65</w:t>
            </w:r>
            <w:r>
              <w:rPr>
                <w:sz w:val="14"/>
                <w:szCs w:val="14"/>
              </w:rPr>
              <w:br/>
              <w:t>(±6.191)</w:t>
            </w:r>
          </w:p>
        </w:tc>
        <w:tc>
          <w:tcPr>
            <w:tcW w:w="1169" w:type="dxa"/>
            <w:tcBorders>
              <w:left w:val="single" w:sz="4" w:space="0" w:color="000000"/>
            </w:tcBorders>
            <w:vAlign w:val="center"/>
          </w:tcPr>
          <w:p w14:paraId="4DFE671F" w14:textId="77777777" w:rsidR="00DC6668" w:rsidRDefault="00000000">
            <w:pPr>
              <w:jc w:val="center"/>
              <w:rPr>
                <w:sz w:val="14"/>
                <w:szCs w:val="14"/>
              </w:rPr>
            </w:pPr>
            <w:r>
              <w:rPr>
                <w:sz w:val="14"/>
                <w:szCs w:val="14"/>
              </w:rPr>
              <w:t>-9.39</w:t>
            </w:r>
            <w:r>
              <w:rPr>
                <w:sz w:val="14"/>
                <w:szCs w:val="14"/>
              </w:rPr>
              <w:br/>
              <w:t>(-9.44 to -9.35)</w:t>
            </w:r>
          </w:p>
        </w:tc>
        <w:tc>
          <w:tcPr>
            <w:tcW w:w="811" w:type="dxa"/>
            <w:tcBorders>
              <w:right w:val="single" w:sz="4" w:space="0" w:color="000000"/>
            </w:tcBorders>
            <w:vAlign w:val="center"/>
          </w:tcPr>
          <w:p w14:paraId="33C6EDA0" w14:textId="77777777" w:rsidR="00DC6668" w:rsidRDefault="00000000">
            <w:pPr>
              <w:jc w:val="center"/>
              <w:rPr>
                <w:sz w:val="14"/>
                <w:szCs w:val="14"/>
              </w:rPr>
            </w:pPr>
            <w:r>
              <w:rPr>
                <w:sz w:val="14"/>
                <w:szCs w:val="14"/>
              </w:rPr>
              <w:t>-9.15 (±0.03)</w:t>
            </w:r>
          </w:p>
        </w:tc>
        <w:tc>
          <w:tcPr>
            <w:tcW w:w="1170" w:type="dxa"/>
            <w:tcMar>
              <w:top w:w="0" w:type="dxa"/>
              <w:left w:w="30" w:type="dxa"/>
              <w:bottom w:w="0" w:type="dxa"/>
              <w:right w:w="30" w:type="dxa"/>
            </w:tcMar>
            <w:vAlign w:val="center"/>
          </w:tcPr>
          <w:p w14:paraId="7196D309" w14:textId="77777777" w:rsidR="00DC6668" w:rsidRDefault="00000000">
            <w:pPr>
              <w:jc w:val="center"/>
              <w:rPr>
                <w:sz w:val="14"/>
                <w:szCs w:val="14"/>
              </w:rPr>
            </w:pPr>
            <w:r>
              <w:rPr>
                <w:sz w:val="14"/>
                <w:szCs w:val="14"/>
              </w:rPr>
              <w:t>51.69</w:t>
            </w:r>
            <w:r>
              <w:rPr>
                <w:sz w:val="14"/>
                <w:szCs w:val="14"/>
              </w:rPr>
              <w:br/>
              <w:t>(51.43 to 51.88)</w:t>
            </w:r>
          </w:p>
        </w:tc>
        <w:tc>
          <w:tcPr>
            <w:tcW w:w="899" w:type="dxa"/>
            <w:tcMar>
              <w:top w:w="0" w:type="dxa"/>
              <w:left w:w="30" w:type="dxa"/>
              <w:bottom w:w="0" w:type="dxa"/>
              <w:right w:w="30" w:type="dxa"/>
            </w:tcMar>
            <w:vAlign w:val="center"/>
          </w:tcPr>
          <w:p w14:paraId="422AFE26" w14:textId="77777777" w:rsidR="00DC6668" w:rsidRDefault="00000000">
            <w:pPr>
              <w:jc w:val="center"/>
              <w:rPr>
                <w:sz w:val="14"/>
                <w:szCs w:val="14"/>
              </w:rPr>
            </w:pPr>
            <w:r>
              <w:rPr>
                <w:sz w:val="14"/>
                <w:szCs w:val="14"/>
              </w:rPr>
              <w:t>50.4</w:t>
            </w:r>
          </w:p>
        </w:tc>
        <w:tc>
          <w:tcPr>
            <w:tcW w:w="811" w:type="dxa"/>
            <w:tcBorders>
              <w:left w:val="single" w:sz="4" w:space="0" w:color="000000"/>
            </w:tcBorders>
            <w:vAlign w:val="center"/>
          </w:tcPr>
          <w:p w14:paraId="0664D7A4" w14:textId="77777777" w:rsidR="00DC6668" w:rsidRDefault="00000000">
            <w:pPr>
              <w:jc w:val="center"/>
              <w:rPr>
                <w:sz w:val="14"/>
                <w:szCs w:val="14"/>
              </w:rPr>
            </w:pPr>
            <w:r>
              <w:rPr>
                <w:sz w:val="14"/>
                <w:szCs w:val="14"/>
              </w:rPr>
              <w:t>0.0</w:t>
            </w:r>
          </w:p>
        </w:tc>
        <w:tc>
          <w:tcPr>
            <w:tcW w:w="809" w:type="dxa"/>
            <w:tcMar>
              <w:top w:w="0" w:type="dxa"/>
              <w:left w:w="30" w:type="dxa"/>
              <w:bottom w:w="0" w:type="dxa"/>
              <w:right w:w="30" w:type="dxa"/>
            </w:tcMar>
            <w:vAlign w:val="center"/>
          </w:tcPr>
          <w:p w14:paraId="65B16E44" w14:textId="77777777" w:rsidR="00DC6668" w:rsidRDefault="00000000">
            <w:pPr>
              <w:jc w:val="center"/>
              <w:rPr>
                <w:sz w:val="14"/>
                <w:szCs w:val="14"/>
              </w:rPr>
            </w:pPr>
            <w:r>
              <w:rPr>
                <w:sz w:val="14"/>
                <w:szCs w:val="14"/>
              </w:rPr>
              <w:t>0.5</w:t>
            </w:r>
          </w:p>
        </w:tc>
        <w:tc>
          <w:tcPr>
            <w:tcW w:w="812" w:type="dxa"/>
            <w:tcMar>
              <w:top w:w="0" w:type="dxa"/>
              <w:left w:w="30" w:type="dxa"/>
              <w:bottom w:w="0" w:type="dxa"/>
              <w:right w:w="30" w:type="dxa"/>
            </w:tcMar>
            <w:vAlign w:val="center"/>
          </w:tcPr>
          <w:p w14:paraId="62E00FAD" w14:textId="77777777" w:rsidR="00DC6668" w:rsidRDefault="00000000">
            <w:pPr>
              <w:jc w:val="center"/>
              <w:rPr>
                <w:sz w:val="14"/>
                <w:szCs w:val="14"/>
              </w:rPr>
            </w:pPr>
            <w:r>
              <w:rPr>
                <w:sz w:val="14"/>
                <w:szCs w:val="14"/>
              </w:rPr>
              <w:t>2.6</w:t>
            </w:r>
          </w:p>
        </w:tc>
        <w:tc>
          <w:tcPr>
            <w:tcW w:w="707" w:type="dxa"/>
            <w:tcMar>
              <w:top w:w="0" w:type="dxa"/>
              <w:left w:w="30" w:type="dxa"/>
              <w:bottom w:w="0" w:type="dxa"/>
              <w:right w:w="30" w:type="dxa"/>
            </w:tcMar>
            <w:vAlign w:val="center"/>
          </w:tcPr>
          <w:p w14:paraId="48C64C0B" w14:textId="77777777" w:rsidR="00DC6668" w:rsidRDefault="00000000">
            <w:pPr>
              <w:jc w:val="center"/>
              <w:rPr>
                <w:sz w:val="14"/>
                <w:szCs w:val="14"/>
              </w:rPr>
            </w:pPr>
            <w:r>
              <w:rPr>
                <w:sz w:val="14"/>
                <w:szCs w:val="14"/>
              </w:rPr>
              <w:t>2.5</w:t>
            </w:r>
          </w:p>
        </w:tc>
      </w:tr>
      <w:tr w:rsidR="00DC6668" w14:paraId="15E76227" w14:textId="77777777">
        <w:trPr>
          <w:trHeight w:val="256"/>
        </w:trPr>
        <w:tc>
          <w:tcPr>
            <w:tcW w:w="1618" w:type="dxa"/>
            <w:tcMar>
              <w:top w:w="0" w:type="dxa"/>
              <w:left w:w="30" w:type="dxa"/>
              <w:bottom w:w="0" w:type="dxa"/>
              <w:right w:w="30" w:type="dxa"/>
            </w:tcMar>
            <w:vAlign w:val="center"/>
          </w:tcPr>
          <w:p w14:paraId="55C21F46" w14:textId="77777777" w:rsidR="00DC6668" w:rsidRDefault="00000000">
            <w:pPr>
              <w:jc w:val="center"/>
            </w:pPr>
            <w:r>
              <w:rPr>
                <w:sz w:val="14"/>
                <w:szCs w:val="14"/>
              </w:rPr>
              <w:t>5’-CUGAGUC-3’</w:t>
            </w:r>
            <w:r>
              <w:rPr>
                <w:sz w:val="14"/>
                <w:szCs w:val="14"/>
                <w:vertAlign w:val="superscript"/>
              </w:rPr>
              <w:t>b</w:t>
            </w:r>
            <w:r>
              <w:rPr>
                <w:sz w:val="14"/>
                <w:szCs w:val="14"/>
              </w:rPr>
              <w:br/>
              <w:t>3’-GACUCAG-5’</w:t>
            </w:r>
          </w:p>
        </w:tc>
        <w:tc>
          <w:tcPr>
            <w:tcW w:w="1351" w:type="dxa"/>
            <w:tcBorders>
              <w:left w:val="single" w:sz="4" w:space="0" w:color="000000"/>
            </w:tcBorders>
            <w:vAlign w:val="center"/>
          </w:tcPr>
          <w:p w14:paraId="13369DDE" w14:textId="77777777" w:rsidR="00DC6668" w:rsidRDefault="00000000">
            <w:pPr>
              <w:jc w:val="center"/>
              <w:rPr>
                <w:sz w:val="14"/>
                <w:szCs w:val="14"/>
              </w:rPr>
            </w:pPr>
            <w:r>
              <w:rPr>
                <w:sz w:val="14"/>
                <w:szCs w:val="14"/>
              </w:rPr>
              <w:t>-80.92</w:t>
            </w:r>
            <w:r>
              <w:rPr>
                <w:sz w:val="14"/>
                <w:szCs w:val="14"/>
              </w:rPr>
              <w:br/>
              <w:t>(-83.27 to -79.05)</w:t>
            </w:r>
          </w:p>
        </w:tc>
        <w:tc>
          <w:tcPr>
            <w:tcW w:w="901" w:type="dxa"/>
            <w:tcBorders>
              <w:right w:val="single" w:sz="4" w:space="0" w:color="000000"/>
            </w:tcBorders>
            <w:vAlign w:val="center"/>
          </w:tcPr>
          <w:p w14:paraId="31531488" w14:textId="77777777" w:rsidR="00DC6668" w:rsidRDefault="00000000">
            <w:pPr>
              <w:jc w:val="center"/>
              <w:rPr>
                <w:sz w:val="14"/>
                <w:szCs w:val="14"/>
              </w:rPr>
            </w:pPr>
            <w:r>
              <w:rPr>
                <w:sz w:val="14"/>
                <w:szCs w:val="14"/>
              </w:rPr>
              <w:t>-81.12</w:t>
            </w:r>
            <w:r>
              <w:rPr>
                <w:sz w:val="14"/>
                <w:szCs w:val="14"/>
              </w:rPr>
              <w:br/>
              <w:t xml:space="preserve"> (±1.583)</w:t>
            </w:r>
          </w:p>
        </w:tc>
        <w:tc>
          <w:tcPr>
            <w:tcW w:w="1439" w:type="dxa"/>
            <w:tcMar>
              <w:top w:w="0" w:type="dxa"/>
              <w:left w:w="30" w:type="dxa"/>
              <w:bottom w:w="0" w:type="dxa"/>
              <w:right w:w="30" w:type="dxa"/>
            </w:tcMar>
            <w:vAlign w:val="center"/>
          </w:tcPr>
          <w:p w14:paraId="5B4778CD" w14:textId="77777777" w:rsidR="00DC6668" w:rsidRDefault="00000000">
            <w:pPr>
              <w:jc w:val="center"/>
              <w:rPr>
                <w:sz w:val="14"/>
                <w:szCs w:val="14"/>
              </w:rPr>
            </w:pPr>
            <w:r>
              <w:rPr>
                <w:sz w:val="14"/>
                <w:szCs w:val="14"/>
              </w:rPr>
              <w:t>-216.39</w:t>
            </w:r>
            <w:r>
              <w:rPr>
                <w:sz w:val="14"/>
                <w:szCs w:val="14"/>
              </w:rPr>
              <w:br/>
              <w:t>(-223.4 to -210.93)</w:t>
            </w:r>
          </w:p>
        </w:tc>
        <w:tc>
          <w:tcPr>
            <w:tcW w:w="1081" w:type="dxa"/>
            <w:tcMar>
              <w:top w:w="0" w:type="dxa"/>
              <w:left w:w="30" w:type="dxa"/>
              <w:bottom w:w="0" w:type="dxa"/>
              <w:right w:w="30" w:type="dxa"/>
            </w:tcMar>
            <w:vAlign w:val="center"/>
          </w:tcPr>
          <w:p w14:paraId="5FF230AE" w14:textId="77777777" w:rsidR="00DC6668" w:rsidRDefault="00000000">
            <w:pPr>
              <w:jc w:val="center"/>
              <w:rPr>
                <w:sz w:val="14"/>
                <w:szCs w:val="14"/>
              </w:rPr>
            </w:pPr>
            <w:r>
              <w:rPr>
                <w:sz w:val="14"/>
                <w:szCs w:val="14"/>
              </w:rPr>
              <w:t>-217.61</w:t>
            </w:r>
            <w:r>
              <w:rPr>
                <w:sz w:val="14"/>
                <w:szCs w:val="14"/>
              </w:rPr>
              <w:br/>
              <w:t>(±5.076)</w:t>
            </w:r>
          </w:p>
        </w:tc>
        <w:tc>
          <w:tcPr>
            <w:tcW w:w="1169" w:type="dxa"/>
            <w:tcBorders>
              <w:left w:val="single" w:sz="4" w:space="0" w:color="000000"/>
            </w:tcBorders>
            <w:vAlign w:val="center"/>
          </w:tcPr>
          <w:p w14:paraId="694265BD" w14:textId="77777777" w:rsidR="00DC6668" w:rsidRDefault="00000000">
            <w:pPr>
              <w:jc w:val="center"/>
              <w:rPr>
                <w:sz w:val="14"/>
                <w:szCs w:val="14"/>
              </w:rPr>
            </w:pPr>
            <w:r>
              <w:rPr>
                <w:sz w:val="14"/>
                <w:szCs w:val="14"/>
              </w:rPr>
              <w:t>-13.81</w:t>
            </w:r>
            <w:r>
              <w:rPr>
                <w:sz w:val="14"/>
                <w:szCs w:val="14"/>
              </w:rPr>
              <w:br/>
              <w:t>(-14 to -13.65)</w:t>
            </w:r>
          </w:p>
        </w:tc>
        <w:tc>
          <w:tcPr>
            <w:tcW w:w="811" w:type="dxa"/>
            <w:tcBorders>
              <w:right w:val="single" w:sz="4" w:space="0" w:color="000000"/>
            </w:tcBorders>
            <w:vAlign w:val="center"/>
          </w:tcPr>
          <w:p w14:paraId="3345FE65" w14:textId="77777777" w:rsidR="00DC6668" w:rsidRDefault="00000000">
            <w:pPr>
              <w:jc w:val="center"/>
              <w:rPr>
                <w:sz w:val="14"/>
                <w:szCs w:val="14"/>
              </w:rPr>
            </w:pPr>
            <w:r>
              <w:rPr>
                <w:sz w:val="14"/>
                <w:szCs w:val="14"/>
              </w:rPr>
              <w:t>-13.63 (±0.092)</w:t>
            </w:r>
          </w:p>
        </w:tc>
        <w:tc>
          <w:tcPr>
            <w:tcW w:w="1170" w:type="dxa"/>
            <w:tcMar>
              <w:top w:w="0" w:type="dxa"/>
              <w:left w:w="30" w:type="dxa"/>
              <w:bottom w:w="0" w:type="dxa"/>
              <w:right w:w="30" w:type="dxa"/>
            </w:tcMar>
            <w:vAlign w:val="center"/>
          </w:tcPr>
          <w:p w14:paraId="1F3D3066" w14:textId="77777777" w:rsidR="00DC6668" w:rsidRDefault="00000000">
            <w:pPr>
              <w:jc w:val="center"/>
              <w:rPr>
                <w:sz w:val="14"/>
                <w:szCs w:val="14"/>
              </w:rPr>
            </w:pPr>
            <w:r>
              <w:rPr>
                <w:sz w:val="14"/>
                <w:szCs w:val="14"/>
              </w:rPr>
              <w:t>67.66</w:t>
            </w:r>
            <w:r>
              <w:rPr>
                <w:sz w:val="14"/>
                <w:szCs w:val="14"/>
              </w:rPr>
              <w:br/>
              <w:t>(67.13 to 68.11)</w:t>
            </w:r>
          </w:p>
        </w:tc>
        <w:tc>
          <w:tcPr>
            <w:tcW w:w="899" w:type="dxa"/>
            <w:tcMar>
              <w:top w:w="0" w:type="dxa"/>
              <w:left w:w="30" w:type="dxa"/>
              <w:bottom w:w="0" w:type="dxa"/>
              <w:right w:w="30" w:type="dxa"/>
            </w:tcMar>
            <w:vAlign w:val="center"/>
          </w:tcPr>
          <w:p w14:paraId="09768C61" w14:textId="77777777" w:rsidR="00DC6668" w:rsidRDefault="00000000">
            <w:pPr>
              <w:jc w:val="center"/>
              <w:rPr>
                <w:sz w:val="14"/>
                <w:szCs w:val="14"/>
              </w:rPr>
            </w:pPr>
            <w:r>
              <w:rPr>
                <w:sz w:val="14"/>
                <w:szCs w:val="14"/>
              </w:rPr>
              <w:t>66.7</w:t>
            </w:r>
          </w:p>
        </w:tc>
        <w:tc>
          <w:tcPr>
            <w:tcW w:w="811" w:type="dxa"/>
            <w:tcBorders>
              <w:left w:val="single" w:sz="4" w:space="0" w:color="000000"/>
            </w:tcBorders>
            <w:vAlign w:val="center"/>
          </w:tcPr>
          <w:p w14:paraId="23F4181E" w14:textId="77777777" w:rsidR="00DC6668" w:rsidRDefault="00000000">
            <w:pPr>
              <w:jc w:val="center"/>
              <w:rPr>
                <w:sz w:val="14"/>
                <w:szCs w:val="14"/>
              </w:rPr>
            </w:pPr>
            <w:r>
              <w:rPr>
                <w:sz w:val="14"/>
                <w:szCs w:val="14"/>
              </w:rPr>
              <w:t>0.2</w:t>
            </w:r>
          </w:p>
        </w:tc>
        <w:tc>
          <w:tcPr>
            <w:tcW w:w="809" w:type="dxa"/>
            <w:tcMar>
              <w:top w:w="0" w:type="dxa"/>
              <w:left w:w="30" w:type="dxa"/>
              <w:bottom w:w="0" w:type="dxa"/>
              <w:right w:w="30" w:type="dxa"/>
            </w:tcMar>
            <w:vAlign w:val="center"/>
          </w:tcPr>
          <w:p w14:paraId="664DF72F" w14:textId="77777777" w:rsidR="00DC6668" w:rsidRDefault="00000000">
            <w:pPr>
              <w:jc w:val="center"/>
              <w:rPr>
                <w:sz w:val="14"/>
                <w:szCs w:val="14"/>
              </w:rPr>
            </w:pPr>
            <w:r>
              <w:rPr>
                <w:sz w:val="14"/>
                <w:szCs w:val="14"/>
              </w:rPr>
              <w:t>0.6</w:t>
            </w:r>
          </w:p>
        </w:tc>
        <w:tc>
          <w:tcPr>
            <w:tcW w:w="812" w:type="dxa"/>
            <w:tcMar>
              <w:top w:w="0" w:type="dxa"/>
              <w:left w:w="30" w:type="dxa"/>
              <w:bottom w:w="0" w:type="dxa"/>
              <w:right w:w="30" w:type="dxa"/>
            </w:tcMar>
            <w:vAlign w:val="center"/>
          </w:tcPr>
          <w:p w14:paraId="5810C06E" w14:textId="77777777" w:rsidR="00DC6668" w:rsidRDefault="00000000">
            <w:pPr>
              <w:jc w:val="center"/>
              <w:rPr>
                <w:sz w:val="14"/>
                <w:szCs w:val="14"/>
              </w:rPr>
            </w:pPr>
            <w:r>
              <w:rPr>
                <w:sz w:val="14"/>
                <w:szCs w:val="14"/>
              </w:rPr>
              <w:t>1.3</w:t>
            </w:r>
          </w:p>
        </w:tc>
        <w:tc>
          <w:tcPr>
            <w:tcW w:w="707" w:type="dxa"/>
            <w:tcMar>
              <w:top w:w="0" w:type="dxa"/>
              <w:left w:w="30" w:type="dxa"/>
              <w:bottom w:w="0" w:type="dxa"/>
              <w:right w:w="30" w:type="dxa"/>
            </w:tcMar>
            <w:vAlign w:val="center"/>
          </w:tcPr>
          <w:p w14:paraId="15B32D8E" w14:textId="77777777" w:rsidR="00DC6668" w:rsidRDefault="00000000">
            <w:pPr>
              <w:jc w:val="center"/>
              <w:rPr>
                <w:sz w:val="14"/>
                <w:szCs w:val="14"/>
              </w:rPr>
            </w:pPr>
            <w:r>
              <w:rPr>
                <w:sz w:val="14"/>
                <w:szCs w:val="14"/>
              </w:rPr>
              <w:t>1.4</w:t>
            </w:r>
          </w:p>
        </w:tc>
      </w:tr>
      <w:tr w:rsidR="00DC6668" w14:paraId="109C63A2" w14:textId="77777777">
        <w:trPr>
          <w:trHeight w:val="256"/>
        </w:trPr>
        <w:tc>
          <w:tcPr>
            <w:tcW w:w="1618" w:type="dxa"/>
            <w:tcMar>
              <w:top w:w="0" w:type="dxa"/>
              <w:left w:w="30" w:type="dxa"/>
              <w:bottom w:w="0" w:type="dxa"/>
              <w:right w:w="30" w:type="dxa"/>
            </w:tcMar>
            <w:vAlign w:val="center"/>
          </w:tcPr>
          <w:p w14:paraId="68AD232B" w14:textId="77777777" w:rsidR="00DC6668" w:rsidRDefault="00000000">
            <w:pPr>
              <w:jc w:val="center"/>
            </w:pPr>
            <w:r>
              <w:rPr>
                <w:sz w:val="14"/>
                <w:szCs w:val="14"/>
              </w:rPr>
              <w:t>5’-CGUUGC-3’</w:t>
            </w:r>
            <w:r>
              <w:rPr>
                <w:sz w:val="14"/>
                <w:szCs w:val="14"/>
                <w:vertAlign w:val="superscript"/>
              </w:rPr>
              <w:t>b</w:t>
            </w:r>
            <w:r>
              <w:rPr>
                <w:sz w:val="14"/>
                <w:szCs w:val="14"/>
              </w:rPr>
              <w:br/>
              <w:t>3’-GCAACG-5’</w:t>
            </w:r>
          </w:p>
        </w:tc>
        <w:tc>
          <w:tcPr>
            <w:tcW w:w="1351" w:type="dxa"/>
            <w:tcBorders>
              <w:left w:val="single" w:sz="4" w:space="0" w:color="000000"/>
            </w:tcBorders>
            <w:vAlign w:val="center"/>
          </w:tcPr>
          <w:p w14:paraId="552B20E1" w14:textId="77777777" w:rsidR="00DC6668" w:rsidRDefault="00000000">
            <w:pPr>
              <w:jc w:val="center"/>
              <w:rPr>
                <w:sz w:val="14"/>
                <w:szCs w:val="14"/>
              </w:rPr>
            </w:pPr>
            <w:r>
              <w:rPr>
                <w:sz w:val="14"/>
                <w:szCs w:val="14"/>
              </w:rPr>
              <w:t>-60.32</w:t>
            </w:r>
            <w:r>
              <w:rPr>
                <w:sz w:val="14"/>
                <w:szCs w:val="14"/>
              </w:rPr>
              <w:br/>
              <w:t>(-62.02 to -58.19)</w:t>
            </w:r>
          </w:p>
        </w:tc>
        <w:tc>
          <w:tcPr>
            <w:tcW w:w="901" w:type="dxa"/>
            <w:tcBorders>
              <w:right w:val="single" w:sz="4" w:space="0" w:color="000000"/>
            </w:tcBorders>
            <w:vAlign w:val="center"/>
          </w:tcPr>
          <w:p w14:paraId="72994608" w14:textId="77777777" w:rsidR="00DC6668" w:rsidRDefault="00000000">
            <w:pPr>
              <w:jc w:val="center"/>
              <w:rPr>
                <w:sz w:val="14"/>
                <w:szCs w:val="14"/>
              </w:rPr>
            </w:pPr>
            <w:r>
              <w:rPr>
                <w:sz w:val="14"/>
                <w:szCs w:val="14"/>
              </w:rPr>
              <w:t>-61.47</w:t>
            </w:r>
            <w:r>
              <w:rPr>
                <w:sz w:val="14"/>
                <w:szCs w:val="14"/>
              </w:rPr>
              <w:br/>
              <w:t>(±3.4)</w:t>
            </w:r>
          </w:p>
        </w:tc>
        <w:tc>
          <w:tcPr>
            <w:tcW w:w="1439" w:type="dxa"/>
            <w:tcMar>
              <w:top w:w="0" w:type="dxa"/>
              <w:left w:w="30" w:type="dxa"/>
              <w:bottom w:w="0" w:type="dxa"/>
              <w:right w:w="30" w:type="dxa"/>
            </w:tcMar>
            <w:vAlign w:val="center"/>
          </w:tcPr>
          <w:p w14:paraId="7D208921" w14:textId="77777777" w:rsidR="00DC6668" w:rsidRDefault="00000000">
            <w:pPr>
              <w:jc w:val="center"/>
              <w:rPr>
                <w:sz w:val="14"/>
                <w:szCs w:val="14"/>
              </w:rPr>
            </w:pPr>
            <w:r>
              <w:rPr>
                <w:sz w:val="14"/>
                <w:szCs w:val="14"/>
              </w:rPr>
              <w:t>-160.72</w:t>
            </w:r>
            <w:r>
              <w:rPr>
                <w:sz w:val="14"/>
                <w:szCs w:val="14"/>
              </w:rPr>
              <w:br/>
              <w:t>(-165.71 to -154.29)</w:t>
            </w:r>
          </w:p>
        </w:tc>
        <w:tc>
          <w:tcPr>
            <w:tcW w:w="1081" w:type="dxa"/>
            <w:tcMar>
              <w:top w:w="0" w:type="dxa"/>
              <w:left w:w="30" w:type="dxa"/>
              <w:bottom w:w="0" w:type="dxa"/>
              <w:right w:w="30" w:type="dxa"/>
            </w:tcMar>
            <w:vAlign w:val="center"/>
          </w:tcPr>
          <w:p w14:paraId="6439AA4D" w14:textId="77777777" w:rsidR="00DC6668" w:rsidRDefault="00000000">
            <w:pPr>
              <w:jc w:val="center"/>
              <w:rPr>
                <w:sz w:val="14"/>
                <w:szCs w:val="14"/>
              </w:rPr>
            </w:pPr>
            <w:r>
              <w:rPr>
                <w:sz w:val="14"/>
                <w:szCs w:val="14"/>
              </w:rPr>
              <w:t>-164.74</w:t>
            </w:r>
            <w:r>
              <w:rPr>
                <w:sz w:val="14"/>
                <w:szCs w:val="14"/>
              </w:rPr>
              <w:br/>
              <w:t>(±10.499)</w:t>
            </w:r>
          </w:p>
        </w:tc>
        <w:tc>
          <w:tcPr>
            <w:tcW w:w="1169" w:type="dxa"/>
            <w:tcBorders>
              <w:left w:val="single" w:sz="4" w:space="0" w:color="000000"/>
            </w:tcBorders>
            <w:vAlign w:val="center"/>
          </w:tcPr>
          <w:p w14:paraId="13473ACB" w14:textId="77777777" w:rsidR="00DC6668" w:rsidRDefault="00000000">
            <w:pPr>
              <w:jc w:val="center"/>
              <w:rPr>
                <w:sz w:val="14"/>
                <w:szCs w:val="14"/>
              </w:rPr>
            </w:pPr>
            <w:r>
              <w:rPr>
                <w:sz w:val="14"/>
                <w:szCs w:val="14"/>
              </w:rPr>
              <w:t>-10.48</w:t>
            </w:r>
            <w:r>
              <w:rPr>
                <w:sz w:val="14"/>
                <w:szCs w:val="14"/>
              </w:rPr>
              <w:br/>
              <w:t>(-10.61 to -10.33)</w:t>
            </w:r>
          </w:p>
        </w:tc>
        <w:tc>
          <w:tcPr>
            <w:tcW w:w="811" w:type="dxa"/>
            <w:tcBorders>
              <w:right w:val="single" w:sz="4" w:space="0" w:color="000000"/>
            </w:tcBorders>
            <w:vAlign w:val="center"/>
          </w:tcPr>
          <w:p w14:paraId="2EA74A06" w14:textId="77777777" w:rsidR="00DC6668" w:rsidRDefault="00000000">
            <w:pPr>
              <w:jc w:val="center"/>
              <w:rPr>
                <w:sz w:val="14"/>
                <w:szCs w:val="14"/>
              </w:rPr>
            </w:pPr>
            <w:r>
              <w:rPr>
                <w:sz w:val="14"/>
                <w:szCs w:val="14"/>
              </w:rPr>
              <w:t>-10.38 (±0.163)</w:t>
            </w:r>
          </w:p>
        </w:tc>
        <w:tc>
          <w:tcPr>
            <w:tcW w:w="1170" w:type="dxa"/>
            <w:tcMar>
              <w:top w:w="0" w:type="dxa"/>
              <w:left w:w="30" w:type="dxa"/>
              <w:bottom w:w="0" w:type="dxa"/>
              <w:right w:w="30" w:type="dxa"/>
            </w:tcMar>
            <w:vAlign w:val="center"/>
          </w:tcPr>
          <w:p w14:paraId="62CF9E92" w14:textId="77777777" w:rsidR="00DC6668" w:rsidRDefault="00000000">
            <w:pPr>
              <w:jc w:val="center"/>
              <w:rPr>
                <w:sz w:val="14"/>
                <w:szCs w:val="14"/>
              </w:rPr>
            </w:pPr>
            <w:r>
              <w:rPr>
                <w:sz w:val="14"/>
                <w:szCs w:val="14"/>
              </w:rPr>
              <w:t>58.7</w:t>
            </w:r>
            <w:r>
              <w:rPr>
                <w:sz w:val="14"/>
                <w:szCs w:val="14"/>
              </w:rPr>
              <w:br/>
              <w:t>(58.37 to 58.92)</w:t>
            </w:r>
          </w:p>
        </w:tc>
        <w:tc>
          <w:tcPr>
            <w:tcW w:w="899" w:type="dxa"/>
            <w:tcMar>
              <w:top w:w="0" w:type="dxa"/>
              <w:left w:w="30" w:type="dxa"/>
              <w:bottom w:w="0" w:type="dxa"/>
              <w:right w:w="30" w:type="dxa"/>
            </w:tcMar>
            <w:vAlign w:val="center"/>
          </w:tcPr>
          <w:p w14:paraId="52033170" w14:textId="77777777" w:rsidR="00DC6668" w:rsidRDefault="00000000">
            <w:pPr>
              <w:jc w:val="center"/>
              <w:rPr>
                <w:sz w:val="14"/>
                <w:szCs w:val="14"/>
              </w:rPr>
            </w:pPr>
            <w:r>
              <w:rPr>
                <w:sz w:val="14"/>
                <w:szCs w:val="14"/>
              </w:rPr>
              <w:t>57.7</w:t>
            </w:r>
          </w:p>
        </w:tc>
        <w:tc>
          <w:tcPr>
            <w:tcW w:w="811" w:type="dxa"/>
            <w:tcBorders>
              <w:left w:val="single" w:sz="4" w:space="0" w:color="000000"/>
            </w:tcBorders>
            <w:vAlign w:val="center"/>
          </w:tcPr>
          <w:p w14:paraId="5F8C6CD4" w14:textId="77777777" w:rsidR="00DC6668" w:rsidRDefault="00000000">
            <w:pPr>
              <w:jc w:val="center"/>
              <w:rPr>
                <w:sz w:val="14"/>
                <w:szCs w:val="14"/>
              </w:rPr>
            </w:pPr>
            <w:r>
              <w:rPr>
                <w:sz w:val="14"/>
                <w:szCs w:val="14"/>
              </w:rPr>
              <w:t>1.9</w:t>
            </w:r>
          </w:p>
        </w:tc>
        <w:tc>
          <w:tcPr>
            <w:tcW w:w="809" w:type="dxa"/>
            <w:tcMar>
              <w:top w:w="0" w:type="dxa"/>
              <w:left w:w="30" w:type="dxa"/>
              <w:bottom w:w="0" w:type="dxa"/>
              <w:right w:w="30" w:type="dxa"/>
            </w:tcMar>
            <w:vAlign w:val="center"/>
          </w:tcPr>
          <w:p w14:paraId="2937E45F" w14:textId="77777777" w:rsidR="00DC6668" w:rsidRDefault="00000000">
            <w:pPr>
              <w:jc w:val="center"/>
              <w:rPr>
                <w:sz w:val="14"/>
                <w:szCs w:val="14"/>
              </w:rPr>
            </w:pPr>
            <w:r>
              <w:rPr>
                <w:sz w:val="14"/>
                <w:szCs w:val="14"/>
              </w:rPr>
              <w:t>2.5</w:t>
            </w:r>
          </w:p>
        </w:tc>
        <w:tc>
          <w:tcPr>
            <w:tcW w:w="812" w:type="dxa"/>
            <w:tcMar>
              <w:top w:w="0" w:type="dxa"/>
              <w:left w:w="30" w:type="dxa"/>
              <w:bottom w:w="0" w:type="dxa"/>
              <w:right w:w="30" w:type="dxa"/>
            </w:tcMar>
            <w:vAlign w:val="center"/>
          </w:tcPr>
          <w:p w14:paraId="6040E4CE" w14:textId="77777777" w:rsidR="00DC6668" w:rsidRDefault="00000000">
            <w:pPr>
              <w:jc w:val="center"/>
              <w:rPr>
                <w:sz w:val="14"/>
                <w:szCs w:val="14"/>
              </w:rPr>
            </w:pPr>
            <w:r>
              <w:rPr>
                <w:sz w:val="14"/>
                <w:szCs w:val="14"/>
              </w:rPr>
              <w:t>1.0</w:t>
            </w:r>
          </w:p>
        </w:tc>
        <w:tc>
          <w:tcPr>
            <w:tcW w:w="707" w:type="dxa"/>
            <w:tcMar>
              <w:top w:w="0" w:type="dxa"/>
              <w:left w:w="30" w:type="dxa"/>
              <w:bottom w:w="0" w:type="dxa"/>
              <w:right w:w="30" w:type="dxa"/>
            </w:tcMar>
            <w:vAlign w:val="center"/>
          </w:tcPr>
          <w:p w14:paraId="349699F0" w14:textId="77777777" w:rsidR="00DC6668" w:rsidRDefault="00000000">
            <w:pPr>
              <w:jc w:val="center"/>
              <w:rPr>
                <w:sz w:val="14"/>
                <w:szCs w:val="14"/>
              </w:rPr>
            </w:pPr>
            <w:r>
              <w:rPr>
                <w:sz w:val="14"/>
                <w:szCs w:val="14"/>
              </w:rPr>
              <w:t>1.7</w:t>
            </w:r>
          </w:p>
        </w:tc>
      </w:tr>
      <w:tr w:rsidR="00DC6668" w14:paraId="4308BBEB" w14:textId="77777777">
        <w:trPr>
          <w:trHeight w:val="256"/>
        </w:trPr>
        <w:tc>
          <w:tcPr>
            <w:tcW w:w="1618" w:type="dxa"/>
            <w:tcMar>
              <w:top w:w="0" w:type="dxa"/>
              <w:left w:w="30" w:type="dxa"/>
              <w:bottom w:w="0" w:type="dxa"/>
              <w:right w:w="30" w:type="dxa"/>
            </w:tcMar>
            <w:vAlign w:val="center"/>
          </w:tcPr>
          <w:p w14:paraId="5AA6F05A" w14:textId="77777777" w:rsidR="00DC6668" w:rsidRDefault="00000000">
            <w:pPr>
              <w:jc w:val="center"/>
            </w:pPr>
            <w:r>
              <w:rPr>
                <w:sz w:val="14"/>
                <w:szCs w:val="14"/>
              </w:rPr>
              <w:t xml:space="preserve">  FAM-CGAAAGGU-3’</w:t>
            </w:r>
            <w:r>
              <w:rPr>
                <w:sz w:val="14"/>
                <w:szCs w:val="14"/>
                <w:vertAlign w:val="superscript"/>
              </w:rPr>
              <w:t>b</w:t>
            </w:r>
            <w:r>
              <w:rPr>
                <w:sz w:val="14"/>
                <w:szCs w:val="14"/>
              </w:rPr>
              <w:br/>
              <w:t>BHQ1-GCUUUCCA-5’</w:t>
            </w:r>
          </w:p>
        </w:tc>
        <w:tc>
          <w:tcPr>
            <w:tcW w:w="1351" w:type="dxa"/>
            <w:tcBorders>
              <w:left w:val="single" w:sz="4" w:space="0" w:color="000000"/>
            </w:tcBorders>
            <w:vAlign w:val="center"/>
          </w:tcPr>
          <w:p w14:paraId="515F96DE" w14:textId="77777777" w:rsidR="00DC6668" w:rsidRDefault="00000000">
            <w:pPr>
              <w:jc w:val="center"/>
              <w:rPr>
                <w:sz w:val="14"/>
                <w:szCs w:val="14"/>
              </w:rPr>
            </w:pPr>
            <w:r>
              <w:rPr>
                <w:sz w:val="14"/>
                <w:szCs w:val="14"/>
              </w:rPr>
              <w:t>-75.38</w:t>
            </w:r>
            <w:r>
              <w:rPr>
                <w:sz w:val="14"/>
                <w:szCs w:val="14"/>
              </w:rPr>
              <w:br/>
              <w:t>(-77.21 to -73.3)</w:t>
            </w:r>
          </w:p>
        </w:tc>
        <w:tc>
          <w:tcPr>
            <w:tcW w:w="901" w:type="dxa"/>
            <w:tcBorders>
              <w:right w:val="single" w:sz="4" w:space="0" w:color="000000"/>
            </w:tcBorders>
            <w:vAlign w:val="center"/>
          </w:tcPr>
          <w:p w14:paraId="5B2BAB3F" w14:textId="77777777" w:rsidR="00DC6668" w:rsidRDefault="00000000">
            <w:pPr>
              <w:jc w:val="center"/>
              <w:rPr>
                <w:sz w:val="14"/>
                <w:szCs w:val="14"/>
              </w:rPr>
            </w:pPr>
            <w:r>
              <w:rPr>
                <w:sz w:val="14"/>
                <w:szCs w:val="14"/>
              </w:rPr>
              <w:t>-74.43</w:t>
            </w:r>
            <w:r>
              <w:rPr>
                <w:sz w:val="14"/>
                <w:szCs w:val="14"/>
              </w:rPr>
              <w:br/>
              <w:t>(±2.316)</w:t>
            </w:r>
          </w:p>
        </w:tc>
        <w:tc>
          <w:tcPr>
            <w:tcW w:w="1439" w:type="dxa"/>
            <w:tcMar>
              <w:top w:w="0" w:type="dxa"/>
              <w:left w:w="30" w:type="dxa"/>
              <w:bottom w:w="0" w:type="dxa"/>
              <w:right w:w="30" w:type="dxa"/>
            </w:tcMar>
            <w:vAlign w:val="center"/>
          </w:tcPr>
          <w:p w14:paraId="35557F9B" w14:textId="77777777" w:rsidR="00DC6668" w:rsidRDefault="00000000">
            <w:pPr>
              <w:jc w:val="center"/>
              <w:rPr>
                <w:sz w:val="14"/>
                <w:szCs w:val="14"/>
              </w:rPr>
            </w:pPr>
            <w:r>
              <w:rPr>
                <w:sz w:val="14"/>
                <w:szCs w:val="14"/>
              </w:rPr>
              <w:t>-199.36</w:t>
            </w:r>
            <w:r>
              <w:rPr>
                <w:sz w:val="14"/>
                <w:szCs w:val="14"/>
              </w:rPr>
              <w:br/>
              <w:t>(-204.73 to -193.23)</w:t>
            </w:r>
          </w:p>
        </w:tc>
        <w:tc>
          <w:tcPr>
            <w:tcW w:w="1081" w:type="dxa"/>
            <w:tcMar>
              <w:top w:w="0" w:type="dxa"/>
              <w:left w:w="30" w:type="dxa"/>
              <w:bottom w:w="0" w:type="dxa"/>
              <w:right w:w="30" w:type="dxa"/>
            </w:tcMar>
            <w:vAlign w:val="center"/>
          </w:tcPr>
          <w:p w14:paraId="2C0D307B" w14:textId="77777777" w:rsidR="00DC6668" w:rsidRDefault="00000000">
            <w:pPr>
              <w:jc w:val="center"/>
              <w:rPr>
                <w:sz w:val="14"/>
                <w:szCs w:val="14"/>
              </w:rPr>
            </w:pPr>
            <w:r>
              <w:rPr>
                <w:sz w:val="14"/>
                <w:szCs w:val="14"/>
              </w:rPr>
              <w:t>-197.46</w:t>
            </w:r>
            <w:r>
              <w:rPr>
                <w:sz w:val="14"/>
                <w:szCs w:val="14"/>
              </w:rPr>
              <w:br/>
              <w:t>(±6.709)</w:t>
            </w:r>
          </w:p>
        </w:tc>
        <w:tc>
          <w:tcPr>
            <w:tcW w:w="1169" w:type="dxa"/>
            <w:tcBorders>
              <w:left w:val="single" w:sz="4" w:space="0" w:color="000000"/>
            </w:tcBorders>
            <w:vAlign w:val="center"/>
          </w:tcPr>
          <w:p w14:paraId="1109A9FD" w14:textId="77777777" w:rsidR="00DC6668" w:rsidRDefault="00000000">
            <w:pPr>
              <w:jc w:val="center"/>
              <w:rPr>
                <w:sz w:val="14"/>
                <w:szCs w:val="14"/>
              </w:rPr>
            </w:pPr>
            <w:r>
              <w:rPr>
                <w:sz w:val="14"/>
                <w:szCs w:val="14"/>
              </w:rPr>
              <w:t>-13.54</w:t>
            </w:r>
            <w:r>
              <w:rPr>
                <w:sz w:val="14"/>
                <w:szCs w:val="14"/>
              </w:rPr>
              <w:br/>
              <w:t>(-13.71 to -13.34)</w:t>
            </w:r>
          </w:p>
        </w:tc>
        <w:tc>
          <w:tcPr>
            <w:tcW w:w="811" w:type="dxa"/>
            <w:tcBorders>
              <w:right w:val="single" w:sz="4" w:space="0" w:color="000000"/>
            </w:tcBorders>
            <w:vAlign w:val="center"/>
          </w:tcPr>
          <w:p w14:paraId="3ACB1771" w14:textId="77777777" w:rsidR="00DC6668" w:rsidRDefault="00000000">
            <w:pPr>
              <w:jc w:val="center"/>
              <w:rPr>
                <w:sz w:val="14"/>
                <w:szCs w:val="14"/>
              </w:rPr>
            </w:pPr>
            <w:r>
              <w:rPr>
                <w:sz w:val="14"/>
                <w:szCs w:val="14"/>
              </w:rPr>
              <w:t>-13.19 (±0.275)</w:t>
            </w:r>
          </w:p>
        </w:tc>
        <w:tc>
          <w:tcPr>
            <w:tcW w:w="1170" w:type="dxa"/>
            <w:tcMar>
              <w:top w:w="0" w:type="dxa"/>
              <w:left w:w="30" w:type="dxa"/>
              <w:bottom w:w="0" w:type="dxa"/>
              <w:right w:w="30" w:type="dxa"/>
            </w:tcMar>
            <w:vAlign w:val="center"/>
          </w:tcPr>
          <w:p w14:paraId="1C4F1D4C" w14:textId="77777777" w:rsidR="00DC6668" w:rsidRDefault="00000000">
            <w:pPr>
              <w:jc w:val="center"/>
              <w:rPr>
                <w:sz w:val="14"/>
                <w:szCs w:val="14"/>
              </w:rPr>
            </w:pPr>
            <w:r>
              <w:rPr>
                <w:sz w:val="14"/>
                <w:szCs w:val="14"/>
              </w:rPr>
              <w:t>68.82</w:t>
            </w:r>
            <w:r>
              <w:rPr>
                <w:sz w:val="14"/>
                <w:szCs w:val="14"/>
              </w:rPr>
              <w:br/>
              <w:t>(68.47 to 69.33)</w:t>
            </w:r>
          </w:p>
        </w:tc>
        <w:tc>
          <w:tcPr>
            <w:tcW w:w="899" w:type="dxa"/>
            <w:tcMar>
              <w:top w:w="0" w:type="dxa"/>
              <w:left w:w="30" w:type="dxa"/>
              <w:bottom w:w="0" w:type="dxa"/>
              <w:right w:w="30" w:type="dxa"/>
            </w:tcMar>
            <w:vAlign w:val="center"/>
          </w:tcPr>
          <w:p w14:paraId="2223BEE2" w14:textId="77777777" w:rsidR="00DC6668" w:rsidRDefault="00000000">
            <w:pPr>
              <w:jc w:val="center"/>
              <w:rPr>
                <w:sz w:val="14"/>
                <w:szCs w:val="14"/>
              </w:rPr>
            </w:pPr>
            <w:r>
              <w:rPr>
                <w:sz w:val="14"/>
                <w:szCs w:val="14"/>
              </w:rPr>
              <w:t>67.5</w:t>
            </w:r>
          </w:p>
        </w:tc>
        <w:tc>
          <w:tcPr>
            <w:tcW w:w="811" w:type="dxa"/>
            <w:tcBorders>
              <w:left w:val="single" w:sz="4" w:space="0" w:color="000000"/>
            </w:tcBorders>
            <w:vAlign w:val="center"/>
          </w:tcPr>
          <w:p w14:paraId="505EA883" w14:textId="77777777" w:rsidR="00DC6668" w:rsidRDefault="00000000">
            <w:pPr>
              <w:jc w:val="center"/>
              <w:rPr>
                <w:sz w:val="14"/>
                <w:szCs w:val="14"/>
              </w:rPr>
            </w:pPr>
            <w:r>
              <w:rPr>
                <w:sz w:val="14"/>
                <w:szCs w:val="14"/>
              </w:rPr>
              <w:t>1.3</w:t>
            </w:r>
          </w:p>
        </w:tc>
        <w:tc>
          <w:tcPr>
            <w:tcW w:w="809" w:type="dxa"/>
            <w:tcMar>
              <w:top w:w="0" w:type="dxa"/>
              <w:left w:w="30" w:type="dxa"/>
              <w:bottom w:w="0" w:type="dxa"/>
              <w:right w:w="30" w:type="dxa"/>
            </w:tcMar>
            <w:vAlign w:val="center"/>
          </w:tcPr>
          <w:p w14:paraId="5A737D35" w14:textId="77777777" w:rsidR="00DC6668" w:rsidRDefault="00000000">
            <w:pPr>
              <w:jc w:val="center"/>
              <w:rPr>
                <w:sz w:val="14"/>
                <w:szCs w:val="14"/>
              </w:rPr>
            </w:pPr>
            <w:r>
              <w:rPr>
                <w:sz w:val="14"/>
                <w:szCs w:val="14"/>
              </w:rPr>
              <w:t>1.0</w:t>
            </w:r>
          </w:p>
        </w:tc>
        <w:tc>
          <w:tcPr>
            <w:tcW w:w="812" w:type="dxa"/>
            <w:tcMar>
              <w:top w:w="0" w:type="dxa"/>
              <w:left w:w="30" w:type="dxa"/>
              <w:bottom w:w="0" w:type="dxa"/>
              <w:right w:w="30" w:type="dxa"/>
            </w:tcMar>
            <w:vAlign w:val="center"/>
          </w:tcPr>
          <w:p w14:paraId="1B974F5F" w14:textId="77777777" w:rsidR="00DC6668" w:rsidRDefault="00000000">
            <w:pPr>
              <w:jc w:val="center"/>
              <w:rPr>
                <w:sz w:val="14"/>
                <w:szCs w:val="14"/>
              </w:rPr>
            </w:pPr>
            <w:r>
              <w:rPr>
                <w:sz w:val="14"/>
                <w:szCs w:val="14"/>
              </w:rPr>
              <w:t>2.6</w:t>
            </w:r>
          </w:p>
        </w:tc>
        <w:tc>
          <w:tcPr>
            <w:tcW w:w="707" w:type="dxa"/>
            <w:tcMar>
              <w:top w:w="0" w:type="dxa"/>
              <w:left w:w="30" w:type="dxa"/>
              <w:bottom w:w="0" w:type="dxa"/>
              <w:right w:w="30" w:type="dxa"/>
            </w:tcMar>
            <w:vAlign w:val="center"/>
          </w:tcPr>
          <w:p w14:paraId="16CC9F52" w14:textId="77777777" w:rsidR="00DC6668" w:rsidRDefault="00000000">
            <w:pPr>
              <w:jc w:val="center"/>
              <w:rPr>
                <w:sz w:val="14"/>
                <w:szCs w:val="14"/>
              </w:rPr>
            </w:pPr>
            <w:r>
              <w:rPr>
                <w:sz w:val="14"/>
                <w:szCs w:val="14"/>
              </w:rPr>
              <w:t>1.9</w:t>
            </w:r>
          </w:p>
        </w:tc>
      </w:tr>
      <w:tr w:rsidR="00DC6668" w14:paraId="13356F1A" w14:textId="77777777">
        <w:trPr>
          <w:trHeight w:val="256"/>
        </w:trPr>
        <w:tc>
          <w:tcPr>
            <w:tcW w:w="1618" w:type="dxa"/>
            <w:tcMar>
              <w:top w:w="0" w:type="dxa"/>
              <w:left w:w="30" w:type="dxa"/>
              <w:bottom w:w="0" w:type="dxa"/>
              <w:right w:w="30" w:type="dxa"/>
            </w:tcMar>
            <w:vAlign w:val="center"/>
          </w:tcPr>
          <w:p w14:paraId="411E09E0" w14:textId="77777777" w:rsidR="00DC6668" w:rsidRDefault="00000000">
            <w:pPr>
              <w:jc w:val="center"/>
            </w:pPr>
            <w:r>
              <w:rPr>
                <w:sz w:val="14"/>
                <w:szCs w:val="14"/>
              </w:rPr>
              <w:t xml:space="preserve">  FAM-CUGAGUC-3’</w:t>
            </w:r>
            <w:r>
              <w:rPr>
                <w:sz w:val="14"/>
                <w:szCs w:val="14"/>
                <w:vertAlign w:val="superscript"/>
              </w:rPr>
              <w:t>b</w:t>
            </w:r>
            <w:r>
              <w:rPr>
                <w:sz w:val="14"/>
                <w:szCs w:val="14"/>
              </w:rPr>
              <w:br/>
              <w:t>BHQ1-GACUCAG-5’</w:t>
            </w:r>
          </w:p>
        </w:tc>
        <w:tc>
          <w:tcPr>
            <w:tcW w:w="1351" w:type="dxa"/>
            <w:tcBorders>
              <w:left w:val="single" w:sz="4" w:space="0" w:color="000000"/>
            </w:tcBorders>
            <w:vAlign w:val="center"/>
          </w:tcPr>
          <w:p w14:paraId="386DB89B" w14:textId="77777777" w:rsidR="00DC6668" w:rsidRDefault="00000000">
            <w:pPr>
              <w:jc w:val="center"/>
              <w:rPr>
                <w:sz w:val="14"/>
                <w:szCs w:val="14"/>
              </w:rPr>
            </w:pPr>
            <w:r>
              <w:rPr>
                <w:sz w:val="14"/>
                <w:szCs w:val="14"/>
              </w:rPr>
              <w:t>-74.15</w:t>
            </w:r>
            <w:r>
              <w:rPr>
                <w:sz w:val="14"/>
                <w:szCs w:val="14"/>
              </w:rPr>
              <w:br/>
              <w:t>(-78.59 to -71.74)</w:t>
            </w:r>
          </w:p>
        </w:tc>
        <w:tc>
          <w:tcPr>
            <w:tcW w:w="901" w:type="dxa"/>
            <w:tcBorders>
              <w:right w:val="single" w:sz="4" w:space="0" w:color="000000"/>
            </w:tcBorders>
            <w:vAlign w:val="center"/>
          </w:tcPr>
          <w:p w14:paraId="644FF12A" w14:textId="77777777" w:rsidR="00DC6668" w:rsidRDefault="00000000">
            <w:pPr>
              <w:jc w:val="center"/>
              <w:rPr>
                <w:sz w:val="14"/>
                <w:szCs w:val="14"/>
              </w:rPr>
            </w:pPr>
            <w:r>
              <w:rPr>
                <w:sz w:val="14"/>
                <w:szCs w:val="14"/>
              </w:rPr>
              <w:t>-74.2</w:t>
            </w:r>
            <w:r>
              <w:rPr>
                <w:sz w:val="14"/>
                <w:szCs w:val="14"/>
              </w:rPr>
              <w:br/>
              <w:t>(±4.4)</w:t>
            </w:r>
          </w:p>
        </w:tc>
        <w:tc>
          <w:tcPr>
            <w:tcW w:w="1439" w:type="dxa"/>
            <w:tcMar>
              <w:top w:w="0" w:type="dxa"/>
              <w:left w:w="30" w:type="dxa"/>
              <w:bottom w:w="0" w:type="dxa"/>
              <w:right w:w="30" w:type="dxa"/>
            </w:tcMar>
            <w:vAlign w:val="center"/>
          </w:tcPr>
          <w:p w14:paraId="69E3D6CF" w14:textId="77777777" w:rsidR="00DC6668" w:rsidRDefault="00000000">
            <w:pPr>
              <w:jc w:val="center"/>
              <w:rPr>
                <w:sz w:val="14"/>
                <w:szCs w:val="14"/>
              </w:rPr>
            </w:pPr>
            <w:r>
              <w:rPr>
                <w:sz w:val="14"/>
                <w:szCs w:val="14"/>
              </w:rPr>
              <w:t>-221.96</w:t>
            </w:r>
            <w:r>
              <w:rPr>
                <w:sz w:val="14"/>
                <w:szCs w:val="14"/>
              </w:rPr>
              <w:br/>
              <w:t>(-236.28 to -214.21)</w:t>
            </w:r>
          </w:p>
        </w:tc>
        <w:tc>
          <w:tcPr>
            <w:tcW w:w="1081" w:type="dxa"/>
            <w:tcMar>
              <w:top w:w="0" w:type="dxa"/>
              <w:left w:w="30" w:type="dxa"/>
              <w:bottom w:w="0" w:type="dxa"/>
              <w:right w:w="30" w:type="dxa"/>
            </w:tcMar>
            <w:vAlign w:val="center"/>
          </w:tcPr>
          <w:p w14:paraId="64B4BB62" w14:textId="77777777" w:rsidR="00DC6668" w:rsidRDefault="00000000">
            <w:pPr>
              <w:jc w:val="center"/>
              <w:rPr>
                <w:sz w:val="14"/>
                <w:szCs w:val="14"/>
              </w:rPr>
            </w:pPr>
            <w:r>
              <w:rPr>
                <w:sz w:val="14"/>
                <w:szCs w:val="14"/>
              </w:rPr>
              <w:t>-221.7</w:t>
            </w:r>
            <w:r>
              <w:rPr>
                <w:sz w:val="14"/>
                <w:szCs w:val="14"/>
              </w:rPr>
              <w:br/>
              <w:t>(±14.2)</w:t>
            </w:r>
          </w:p>
        </w:tc>
        <w:tc>
          <w:tcPr>
            <w:tcW w:w="1169" w:type="dxa"/>
            <w:tcBorders>
              <w:left w:val="single" w:sz="4" w:space="0" w:color="000000"/>
            </w:tcBorders>
            <w:vAlign w:val="center"/>
          </w:tcPr>
          <w:p w14:paraId="048585EE" w14:textId="77777777" w:rsidR="00DC6668" w:rsidRDefault="00000000">
            <w:pPr>
              <w:jc w:val="center"/>
              <w:rPr>
                <w:sz w:val="14"/>
                <w:szCs w:val="14"/>
              </w:rPr>
            </w:pPr>
            <w:r>
              <w:rPr>
                <w:sz w:val="14"/>
                <w:szCs w:val="14"/>
              </w:rPr>
              <w:t>-5.31</w:t>
            </w:r>
            <w:r>
              <w:rPr>
                <w:sz w:val="14"/>
                <w:szCs w:val="14"/>
              </w:rPr>
              <w:br/>
              <w:t>(-5.34 to -5.27)</w:t>
            </w:r>
          </w:p>
        </w:tc>
        <w:tc>
          <w:tcPr>
            <w:tcW w:w="811" w:type="dxa"/>
            <w:tcBorders>
              <w:right w:val="single" w:sz="4" w:space="0" w:color="000000"/>
            </w:tcBorders>
            <w:vAlign w:val="center"/>
          </w:tcPr>
          <w:p w14:paraId="116FC172" w14:textId="77777777" w:rsidR="00DC6668" w:rsidRDefault="00000000">
            <w:pPr>
              <w:jc w:val="center"/>
              <w:rPr>
                <w:sz w:val="14"/>
                <w:szCs w:val="14"/>
              </w:rPr>
            </w:pPr>
            <w:r>
              <w:rPr>
                <w:sz w:val="14"/>
                <w:szCs w:val="14"/>
              </w:rPr>
              <w:t>-5.41 (±0.06)</w:t>
            </w:r>
          </w:p>
        </w:tc>
        <w:tc>
          <w:tcPr>
            <w:tcW w:w="1170" w:type="dxa"/>
            <w:tcMar>
              <w:top w:w="0" w:type="dxa"/>
              <w:left w:w="30" w:type="dxa"/>
              <w:bottom w:w="0" w:type="dxa"/>
              <w:right w:w="30" w:type="dxa"/>
            </w:tcMar>
            <w:vAlign w:val="center"/>
          </w:tcPr>
          <w:p w14:paraId="075CFEEB" w14:textId="77777777" w:rsidR="00DC6668" w:rsidRDefault="00000000">
            <w:pPr>
              <w:jc w:val="center"/>
              <w:rPr>
                <w:sz w:val="14"/>
                <w:szCs w:val="14"/>
              </w:rPr>
            </w:pPr>
            <w:r>
              <w:rPr>
                <w:sz w:val="14"/>
                <w:szCs w:val="14"/>
              </w:rPr>
              <w:t>35.47</w:t>
            </w:r>
            <w:r>
              <w:rPr>
                <w:sz w:val="14"/>
                <w:szCs w:val="14"/>
              </w:rPr>
              <w:br/>
              <w:t>(35.26 to 35.59)</w:t>
            </w:r>
          </w:p>
        </w:tc>
        <w:tc>
          <w:tcPr>
            <w:tcW w:w="899" w:type="dxa"/>
            <w:tcMar>
              <w:top w:w="0" w:type="dxa"/>
              <w:left w:w="30" w:type="dxa"/>
              <w:bottom w:w="0" w:type="dxa"/>
              <w:right w:w="30" w:type="dxa"/>
            </w:tcMar>
            <w:vAlign w:val="center"/>
          </w:tcPr>
          <w:p w14:paraId="15AC424F" w14:textId="77777777" w:rsidR="00DC6668" w:rsidRDefault="00000000">
            <w:pPr>
              <w:jc w:val="center"/>
              <w:rPr>
                <w:sz w:val="14"/>
                <w:szCs w:val="14"/>
              </w:rPr>
            </w:pPr>
            <w:r>
              <w:rPr>
                <w:sz w:val="14"/>
                <w:szCs w:val="14"/>
              </w:rPr>
              <w:t>35.9</w:t>
            </w:r>
          </w:p>
        </w:tc>
        <w:tc>
          <w:tcPr>
            <w:tcW w:w="811" w:type="dxa"/>
            <w:tcBorders>
              <w:left w:val="single" w:sz="4" w:space="0" w:color="000000"/>
            </w:tcBorders>
            <w:vAlign w:val="center"/>
          </w:tcPr>
          <w:p w14:paraId="0C788860" w14:textId="77777777" w:rsidR="00DC6668" w:rsidRDefault="00000000">
            <w:pPr>
              <w:jc w:val="center"/>
              <w:rPr>
                <w:sz w:val="14"/>
                <w:szCs w:val="14"/>
              </w:rPr>
            </w:pPr>
            <w:r>
              <w:rPr>
                <w:sz w:val="14"/>
                <w:szCs w:val="14"/>
              </w:rPr>
              <w:t>0.1</w:t>
            </w:r>
          </w:p>
        </w:tc>
        <w:tc>
          <w:tcPr>
            <w:tcW w:w="809" w:type="dxa"/>
            <w:tcMar>
              <w:top w:w="0" w:type="dxa"/>
              <w:left w:w="30" w:type="dxa"/>
              <w:bottom w:w="0" w:type="dxa"/>
              <w:right w:w="30" w:type="dxa"/>
            </w:tcMar>
            <w:vAlign w:val="center"/>
          </w:tcPr>
          <w:p w14:paraId="07147CC8" w14:textId="77777777" w:rsidR="00DC6668" w:rsidRDefault="00000000">
            <w:pPr>
              <w:jc w:val="center"/>
              <w:rPr>
                <w:sz w:val="14"/>
                <w:szCs w:val="14"/>
              </w:rPr>
            </w:pPr>
            <w:r>
              <w:rPr>
                <w:sz w:val="14"/>
                <w:szCs w:val="14"/>
              </w:rPr>
              <w:t>0.1</w:t>
            </w:r>
          </w:p>
        </w:tc>
        <w:tc>
          <w:tcPr>
            <w:tcW w:w="812" w:type="dxa"/>
            <w:tcMar>
              <w:top w:w="0" w:type="dxa"/>
              <w:left w:w="30" w:type="dxa"/>
              <w:bottom w:w="0" w:type="dxa"/>
              <w:right w:w="30" w:type="dxa"/>
            </w:tcMar>
            <w:vAlign w:val="center"/>
          </w:tcPr>
          <w:p w14:paraId="3803B715" w14:textId="77777777" w:rsidR="00DC6668" w:rsidRDefault="00000000">
            <w:pPr>
              <w:jc w:val="center"/>
              <w:rPr>
                <w:sz w:val="14"/>
                <w:szCs w:val="14"/>
              </w:rPr>
            </w:pPr>
            <w:r>
              <w:rPr>
                <w:sz w:val="14"/>
                <w:szCs w:val="14"/>
              </w:rPr>
              <w:t>1.9</w:t>
            </w:r>
          </w:p>
        </w:tc>
        <w:tc>
          <w:tcPr>
            <w:tcW w:w="707" w:type="dxa"/>
            <w:tcMar>
              <w:top w:w="0" w:type="dxa"/>
              <w:left w:w="30" w:type="dxa"/>
              <w:bottom w:w="0" w:type="dxa"/>
              <w:right w:w="30" w:type="dxa"/>
            </w:tcMar>
            <w:vAlign w:val="center"/>
          </w:tcPr>
          <w:p w14:paraId="019383D7" w14:textId="77777777" w:rsidR="00DC6668" w:rsidRDefault="00000000">
            <w:pPr>
              <w:jc w:val="center"/>
              <w:rPr>
                <w:sz w:val="14"/>
                <w:szCs w:val="14"/>
              </w:rPr>
            </w:pPr>
            <w:r>
              <w:rPr>
                <w:sz w:val="14"/>
                <w:szCs w:val="14"/>
              </w:rPr>
              <w:t>1.2</w:t>
            </w:r>
          </w:p>
        </w:tc>
      </w:tr>
      <w:tr w:rsidR="00DC6668" w14:paraId="0F4C1D50" w14:textId="77777777">
        <w:trPr>
          <w:trHeight w:val="256"/>
        </w:trPr>
        <w:tc>
          <w:tcPr>
            <w:tcW w:w="1618" w:type="dxa"/>
            <w:tcMar>
              <w:top w:w="0" w:type="dxa"/>
              <w:left w:w="30" w:type="dxa"/>
              <w:bottom w:w="0" w:type="dxa"/>
              <w:right w:w="30" w:type="dxa"/>
            </w:tcMar>
            <w:vAlign w:val="center"/>
          </w:tcPr>
          <w:p w14:paraId="03F4016E" w14:textId="77777777" w:rsidR="00DC6668" w:rsidRDefault="00000000">
            <w:pPr>
              <w:jc w:val="center"/>
            </w:pPr>
            <w:r>
              <w:rPr>
                <w:sz w:val="14"/>
                <w:szCs w:val="14"/>
              </w:rPr>
              <w:t xml:space="preserve">  FAM-CGUUGC-3’</w:t>
            </w:r>
            <w:r>
              <w:rPr>
                <w:sz w:val="14"/>
                <w:szCs w:val="14"/>
                <w:vertAlign w:val="superscript"/>
              </w:rPr>
              <w:t>b</w:t>
            </w:r>
            <w:r>
              <w:rPr>
                <w:sz w:val="14"/>
                <w:szCs w:val="14"/>
              </w:rPr>
              <w:br/>
              <w:t>BHQ1-GCAACG-5’</w:t>
            </w:r>
          </w:p>
        </w:tc>
        <w:tc>
          <w:tcPr>
            <w:tcW w:w="1351" w:type="dxa"/>
            <w:tcBorders>
              <w:left w:val="single" w:sz="4" w:space="0" w:color="000000"/>
            </w:tcBorders>
            <w:vAlign w:val="center"/>
          </w:tcPr>
          <w:p w14:paraId="42E794CB" w14:textId="77777777" w:rsidR="00DC6668" w:rsidRDefault="00000000">
            <w:pPr>
              <w:jc w:val="center"/>
              <w:rPr>
                <w:sz w:val="14"/>
                <w:szCs w:val="14"/>
              </w:rPr>
            </w:pPr>
            <w:r>
              <w:rPr>
                <w:sz w:val="14"/>
                <w:szCs w:val="14"/>
              </w:rPr>
              <w:t>-81.24</w:t>
            </w:r>
            <w:r>
              <w:rPr>
                <w:sz w:val="14"/>
                <w:szCs w:val="14"/>
              </w:rPr>
              <w:br/>
              <w:t>(-84.35 to -79.04)</w:t>
            </w:r>
          </w:p>
        </w:tc>
        <w:tc>
          <w:tcPr>
            <w:tcW w:w="901" w:type="dxa"/>
            <w:tcBorders>
              <w:right w:val="single" w:sz="4" w:space="0" w:color="000000"/>
            </w:tcBorders>
            <w:vAlign w:val="center"/>
          </w:tcPr>
          <w:p w14:paraId="4943F7F0" w14:textId="77777777" w:rsidR="00DC6668" w:rsidRDefault="00000000">
            <w:pPr>
              <w:jc w:val="center"/>
              <w:rPr>
                <w:sz w:val="14"/>
                <w:szCs w:val="14"/>
              </w:rPr>
            </w:pPr>
            <w:r>
              <w:rPr>
                <w:sz w:val="14"/>
                <w:szCs w:val="14"/>
              </w:rPr>
              <w:t>-79.4</w:t>
            </w:r>
            <w:r>
              <w:rPr>
                <w:sz w:val="14"/>
                <w:szCs w:val="14"/>
              </w:rPr>
              <w:br/>
              <w:t>(±3.8)</w:t>
            </w:r>
          </w:p>
        </w:tc>
        <w:tc>
          <w:tcPr>
            <w:tcW w:w="1439" w:type="dxa"/>
            <w:tcMar>
              <w:top w:w="0" w:type="dxa"/>
              <w:left w:w="30" w:type="dxa"/>
              <w:bottom w:w="0" w:type="dxa"/>
              <w:right w:w="30" w:type="dxa"/>
            </w:tcMar>
            <w:vAlign w:val="center"/>
          </w:tcPr>
          <w:p w14:paraId="4F8B9F95" w14:textId="77777777" w:rsidR="00DC6668" w:rsidRDefault="00000000">
            <w:pPr>
              <w:jc w:val="center"/>
              <w:rPr>
                <w:sz w:val="14"/>
                <w:szCs w:val="14"/>
              </w:rPr>
            </w:pPr>
            <w:r>
              <w:rPr>
                <w:sz w:val="14"/>
                <w:szCs w:val="14"/>
              </w:rPr>
              <w:t>-234.11</w:t>
            </w:r>
            <w:r>
              <w:rPr>
                <w:sz w:val="14"/>
                <w:szCs w:val="14"/>
              </w:rPr>
              <w:br/>
              <w:t>(-243.79 to -227.28)</w:t>
            </w:r>
          </w:p>
        </w:tc>
        <w:tc>
          <w:tcPr>
            <w:tcW w:w="1081" w:type="dxa"/>
            <w:tcMar>
              <w:top w:w="0" w:type="dxa"/>
              <w:left w:w="30" w:type="dxa"/>
              <w:bottom w:w="0" w:type="dxa"/>
              <w:right w:w="30" w:type="dxa"/>
            </w:tcMar>
            <w:vAlign w:val="center"/>
          </w:tcPr>
          <w:p w14:paraId="3A75F876" w14:textId="77777777" w:rsidR="00DC6668" w:rsidRDefault="00000000">
            <w:pPr>
              <w:jc w:val="center"/>
              <w:rPr>
                <w:sz w:val="14"/>
                <w:szCs w:val="14"/>
              </w:rPr>
            </w:pPr>
            <w:r>
              <w:rPr>
                <w:sz w:val="14"/>
                <w:szCs w:val="14"/>
              </w:rPr>
              <w:t>-229.8</w:t>
            </w:r>
            <w:r>
              <w:rPr>
                <w:sz w:val="14"/>
                <w:szCs w:val="14"/>
              </w:rPr>
              <w:br/>
              <w:t>(±11.9)</w:t>
            </w:r>
          </w:p>
        </w:tc>
        <w:tc>
          <w:tcPr>
            <w:tcW w:w="1169" w:type="dxa"/>
            <w:tcBorders>
              <w:left w:val="single" w:sz="4" w:space="0" w:color="000000"/>
            </w:tcBorders>
            <w:vAlign w:val="center"/>
          </w:tcPr>
          <w:p w14:paraId="5AC99ED5" w14:textId="77777777" w:rsidR="00DC6668" w:rsidRDefault="00000000">
            <w:pPr>
              <w:jc w:val="center"/>
              <w:rPr>
                <w:sz w:val="14"/>
                <w:szCs w:val="14"/>
              </w:rPr>
            </w:pPr>
            <w:r>
              <w:rPr>
                <w:sz w:val="14"/>
                <w:szCs w:val="14"/>
              </w:rPr>
              <w:t>-8.63</w:t>
            </w:r>
            <w:r>
              <w:rPr>
                <w:sz w:val="14"/>
                <w:szCs w:val="14"/>
              </w:rPr>
              <w:br/>
              <w:t>(-8.73 to -8.54)</w:t>
            </w:r>
          </w:p>
        </w:tc>
        <w:tc>
          <w:tcPr>
            <w:tcW w:w="811" w:type="dxa"/>
            <w:tcBorders>
              <w:right w:val="single" w:sz="4" w:space="0" w:color="000000"/>
            </w:tcBorders>
            <w:vAlign w:val="center"/>
          </w:tcPr>
          <w:p w14:paraId="03DF34AA" w14:textId="77777777" w:rsidR="00DC6668" w:rsidRDefault="00000000">
            <w:pPr>
              <w:jc w:val="center"/>
              <w:rPr>
                <w:sz w:val="14"/>
                <w:szCs w:val="14"/>
              </w:rPr>
            </w:pPr>
            <w:r>
              <w:rPr>
                <w:sz w:val="14"/>
                <w:szCs w:val="14"/>
              </w:rPr>
              <w:t>-8.15 (±0.12)</w:t>
            </w:r>
          </w:p>
        </w:tc>
        <w:tc>
          <w:tcPr>
            <w:tcW w:w="1170" w:type="dxa"/>
            <w:tcMar>
              <w:top w:w="0" w:type="dxa"/>
              <w:left w:w="30" w:type="dxa"/>
              <w:bottom w:w="0" w:type="dxa"/>
              <w:right w:w="30" w:type="dxa"/>
            </w:tcMar>
            <w:vAlign w:val="center"/>
          </w:tcPr>
          <w:p w14:paraId="24F404B9" w14:textId="77777777" w:rsidR="00DC6668" w:rsidRDefault="00000000">
            <w:pPr>
              <w:jc w:val="center"/>
              <w:rPr>
                <w:sz w:val="14"/>
                <w:szCs w:val="14"/>
              </w:rPr>
            </w:pPr>
            <w:r>
              <w:rPr>
                <w:sz w:val="14"/>
                <w:szCs w:val="14"/>
              </w:rPr>
              <w:t>48.71</w:t>
            </w:r>
            <w:r>
              <w:rPr>
                <w:sz w:val="14"/>
                <w:szCs w:val="14"/>
              </w:rPr>
              <w:br/>
              <w:t>(48.64 to 48.78)</w:t>
            </w:r>
          </w:p>
        </w:tc>
        <w:tc>
          <w:tcPr>
            <w:tcW w:w="899" w:type="dxa"/>
            <w:tcMar>
              <w:top w:w="0" w:type="dxa"/>
              <w:left w:w="30" w:type="dxa"/>
              <w:bottom w:w="0" w:type="dxa"/>
              <w:right w:w="30" w:type="dxa"/>
            </w:tcMar>
            <w:vAlign w:val="center"/>
          </w:tcPr>
          <w:p w14:paraId="4065F211" w14:textId="77777777" w:rsidR="00DC6668" w:rsidRDefault="00000000">
            <w:pPr>
              <w:jc w:val="center"/>
              <w:rPr>
                <w:sz w:val="14"/>
                <w:szCs w:val="14"/>
              </w:rPr>
            </w:pPr>
            <w:r>
              <w:rPr>
                <w:sz w:val="14"/>
                <w:szCs w:val="14"/>
              </w:rPr>
              <w:t>47</w:t>
            </w:r>
          </w:p>
        </w:tc>
        <w:tc>
          <w:tcPr>
            <w:tcW w:w="811" w:type="dxa"/>
            <w:tcBorders>
              <w:left w:val="single" w:sz="4" w:space="0" w:color="000000"/>
            </w:tcBorders>
            <w:vAlign w:val="center"/>
          </w:tcPr>
          <w:p w14:paraId="22044D3F" w14:textId="77777777" w:rsidR="00DC6668" w:rsidRDefault="00000000">
            <w:pPr>
              <w:jc w:val="center"/>
              <w:rPr>
                <w:sz w:val="14"/>
                <w:szCs w:val="14"/>
              </w:rPr>
            </w:pPr>
            <w:r>
              <w:rPr>
                <w:sz w:val="14"/>
                <w:szCs w:val="14"/>
              </w:rPr>
              <w:t>2.3</w:t>
            </w:r>
          </w:p>
        </w:tc>
        <w:tc>
          <w:tcPr>
            <w:tcW w:w="809" w:type="dxa"/>
            <w:tcMar>
              <w:top w:w="0" w:type="dxa"/>
              <w:left w:w="30" w:type="dxa"/>
              <w:bottom w:w="0" w:type="dxa"/>
              <w:right w:w="30" w:type="dxa"/>
            </w:tcMar>
            <w:vAlign w:val="center"/>
          </w:tcPr>
          <w:p w14:paraId="1A141FEA" w14:textId="77777777" w:rsidR="00DC6668" w:rsidRDefault="00000000">
            <w:pPr>
              <w:jc w:val="center"/>
              <w:rPr>
                <w:sz w:val="14"/>
                <w:szCs w:val="14"/>
              </w:rPr>
            </w:pPr>
            <w:r>
              <w:rPr>
                <w:sz w:val="14"/>
                <w:szCs w:val="14"/>
              </w:rPr>
              <w:t>1.9</w:t>
            </w:r>
          </w:p>
        </w:tc>
        <w:tc>
          <w:tcPr>
            <w:tcW w:w="812" w:type="dxa"/>
            <w:tcMar>
              <w:top w:w="0" w:type="dxa"/>
              <w:left w:w="30" w:type="dxa"/>
              <w:bottom w:w="0" w:type="dxa"/>
              <w:right w:w="30" w:type="dxa"/>
            </w:tcMar>
            <w:vAlign w:val="center"/>
          </w:tcPr>
          <w:p w14:paraId="11190610" w14:textId="77777777" w:rsidR="00DC6668" w:rsidRDefault="00000000">
            <w:pPr>
              <w:jc w:val="center"/>
              <w:rPr>
                <w:sz w:val="14"/>
                <w:szCs w:val="14"/>
              </w:rPr>
            </w:pPr>
            <w:r>
              <w:rPr>
                <w:sz w:val="14"/>
                <w:szCs w:val="14"/>
              </w:rPr>
              <w:t>5.7</w:t>
            </w:r>
          </w:p>
        </w:tc>
        <w:tc>
          <w:tcPr>
            <w:tcW w:w="707" w:type="dxa"/>
            <w:tcMar>
              <w:top w:w="0" w:type="dxa"/>
              <w:left w:w="30" w:type="dxa"/>
              <w:bottom w:w="0" w:type="dxa"/>
              <w:right w:w="30" w:type="dxa"/>
            </w:tcMar>
            <w:vAlign w:val="center"/>
          </w:tcPr>
          <w:p w14:paraId="080A542E" w14:textId="77777777" w:rsidR="00DC6668" w:rsidRDefault="00000000">
            <w:pPr>
              <w:jc w:val="center"/>
              <w:rPr>
                <w:sz w:val="14"/>
                <w:szCs w:val="14"/>
              </w:rPr>
            </w:pPr>
            <w:r>
              <w:rPr>
                <w:sz w:val="14"/>
                <w:szCs w:val="14"/>
              </w:rPr>
              <w:t>3.6</w:t>
            </w:r>
          </w:p>
        </w:tc>
      </w:tr>
      <w:tr w:rsidR="00DC6668" w14:paraId="0A967525" w14:textId="77777777">
        <w:trPr>
          <w:trHeight w:val="256"/>
        </w:trPr>
        <w:tc>
          <w:tcPr>
            <w:tcW w:w="10439" w:type="dxa"/>
            <w:gridSpan w:val="9"/>
            <w:tcBorders>
              <w:top w:val="single" w:sz="4" w:space="0" w:color="000000"/>
              <w:bottom w:val="single" w:sz="4" w:space="0" w:color="000000"/>
            </w:tcBorders>
            <w:vAlign w:val="center"/>
          </w:tcPr>
          <w:p w14:paraId="760D4D2B" w14:textId="77777777" w:rsidR="00DC6668" w:rsidRDefault="00000000">
            <w:pPr>
              <w:jc w:val="right"/>
              <w:rPr>
                <w:sz w:val="14"/>
                <w:szCs w:val="14"/>
              </w:rPr>
            </w:pPr>
            <w:r>
              <w:rPr>
                <w:sz w:val="14"/>
                <w:szCs w:val="14"/>
              </w:rPr>
              <w:t xml:space="preserve">Average % error between </w:t>
            </w:r>
            <w:proofErr w:type="spellStart"/>
            <w:r>
              <w:rPr>
                <w:sz w:val="14"/>
                <w:szCs w:val="14"/>
              </w:rPr>
              <w:t>MeltR</w:t>
            </w:r>
            <w:proofErr w:type="spellEnd"/>
            <w:r>
              <w:rPr>
                <w:sz w:val="14"/>
                <w:szCs w:val="14"/>
              </w:rPr>
              <w:t xml:space="preserve"> method 2 and </w:t>
            </w:r>
            <w:proofErr w:type="spellStart"/>
            <w:r>
              <w:rPr>
                <w:sz w:val="14"/>
                <w:szCs w:val="14"/>
              </w:rPr>
              <w:t>Meltwin</w:t>
            </w:r>
            <w:proofErr w:type="spellEnd"/>
            <w:r>
              <w:rPr>
                <w:sz w:val="14"/>
                <w:szCs w:val="14"/>
              </w:rPr>
              <w:t xml:space="preserve"> method 2</w:t>
            </w:r>
          </w:p>
        </w:tc>
        <w:tc>
          <w:tcPr>
            <w:tcW w:w="811" w:type="dxa"/>
            <w:tcBorders>
              <w:top w:val="single" w:sz="4" w:space="0" w:color="000000"/>
              <w:left w:val="single" w:sz="4" w:space="0" w:color="000000"/>
              <w:bottom w:val="single" w:sz="4" w:space="0" w:color="000000"/>
            </w:tcBorders>
            <w:vAlign w:val="center"/>
          </w:tcPr>
          <w:p w14:paraId="775652EB" w14:textId="77777777" w:rsidR="00DC6668" w:rsidRDefault="00000000">
            <w:pPr>
              <w:jc w:val="center"/>
              <w:rPr>
                <w:sz w:val="14"/>
                <w:szCs w:val="14"/>
              </w:rPr>
            </w:pPr>
            <w:r>
              <w:rPr>
                <w:sz w:val="14"/>
                <w:szCs w:val="14"/>
              </w:rPr>
              <w:t>1.5</w:t>
            </w:r>
          </w:p>
        </w:tc>
        <w:tc>
          <w:tcPr>
            <w:tcW w:w="809" w:type="dxa"/>
            <w:tcBorders>
              <w:top w:val="single" w:sz="4" w:space="0" w:color="000000"/>
              <w:bottom w:val="single" w:sz="4" w:space="0" w:color="000000"/>
            </w:tcBorders>
            <w:vAlign w:val="center"/>
          </w:tcPr>
          <w:p w14:paraId="45B7FB94" w14:textId="77777777" w:rsidR="00DC6668" w:rsidRDefault="00000000">
            <w:pPr>
              <w:jc w:val="center"/>
              <w:rPr>
                <w:sz w:val="14"/>
                <w:szCs w:val="14"/>
              </w:rPr>
            </w:pPr>
            <w:r>
              <w:rPr>
                <w:sz w:val="14"/>
                <w:szCs w:val="14"/>
              </w:rPr>
              <w:t>1.6</w:t>
            </w:r>
          </w:p>
        </w:tc>
        <w:tc>
          <w:tcPr>
            <w:tcW w:w="812" w:type="dxa"/>
            <w:tcBorders>
              <w:top w:val="single" w:sz="4" w:space="0" w:color="000000"/>
              <w:bottom w:val="single" w:sz="4" w:space="0" w:color="000000"/>
            </w:tcBorders>
            <w:vAlign w:val="center"/>
          </w:tcPr>
          <w:p w14:paraId="3E3B407F" w14:textId="77777777" w:rsidR="00DC6668" w:rsidRDefault="00000000">
            <w:pPr>
              <w:jc w:val="center"/>
              <w:rPr>
                <w:sz w:val="14"/>
                <w:szCs w:val="14"/>
              </w:rPr>
            </w:pPr>
            <w:r>
              <w:rPr>
                <w:sz w:val="14"/>
                <w:szCs w:val="14"/>
              </w:rPr>
              <w:t>2.6</w:t>
            </w:r>
          </w:p>
        </w:tc>
        <w:tc>
          <w:tcPr>
            <w:tcW w:w="707" w:type="dxa"/>
            <w:tcBorders>
              <w:top w:val="single" w:sz="4" w:space="0" w:color="000000"/>
              <w:bottom w:val="single" w:sz="4" w:space="0" w:color="000000"/>
            </w:tcBorders>
            <w:vAlign w:val="center"/>
          </w:tcPr>
          <w:p w14:paraId="022618EA" w14:textId="77777777" w:rsidR="00DC6668" w:rsidRDefault="00000000">
            <w:pPr>
              <w:jc w:val="center"/>
              <w:rPr>
                <w:sz w:val="14"/>
                <w:szCs w:val="14"/>
              </w:rPr>
            </w:pPr>
            <w:r>
              <w:rPr>
                <w:sz w:val="14"/>
                <w:szCs w:val="14"/>
              </w:rPr>
              <w:t>2.3</w:t>
            </w:r>
          </w:p>
        </w:tc>
      </w:tr>
    </w:tbl>
    <w:p w14:paraId="4918BF65" w14:textId="77777777" w:rsidR="00DC6668" w:rsidRDefault="00000000">
      <w:proofErr w:type="spellStart"/>
      <w:r>
        <w:rPr>
          <w:vertAlign w:val="superscript"/>
        </w:rPr>
        <w:t>a</w:t>
      </w:r>
      <w:r>
        <w:t>Expectation</w:t>
      </w:r>
      <w:proofErr w:type="spellEnd"/>
      <w:r>
        <w:t xml:space="preserve"> maximized T</w:t>
      </w:r>
      <w:r>
        <w:rPr>
          <w:vertAlign w:val="subscript"/>
        </w:rPr>
        <w:t>m</w:t>
      </w:r>
      <w:r>
        <w:t xml:space="preserve"> at a C</w:t>
      </w:r>
      <w:r>
        <w:rPr>
          <w:vertAlign w:val="subscript"/>
        </w:rPr>
        <w:t>t</w:t>
      </w:r>
      <w:r>
        <w:t xml:space="preserve"> of 0.1 </w:t>
      </w:r>
      <w:proofErr w:type="spellStart"/>
      <w:r>
        <w:t>mM.</w:t>
      </w:r>
      <w:proofErr w:type="spellEnd"/>
    </w:p>
    <w:p w14:paraId="557363F1" w14:textId="77777777" w:rsidR="00DC6668" w:rsidRDefault="00000000">
      <w:proofErr w:type="spellStart"/>
      <w:r>
        <w:rPr>
          <w:vertAlign w:val="superscript"/>
        </w:rPr>
        <w:t>b</w:t>
      </w:r>
      <w:r>
        <w:t>Data</w:t>
      </w:r>
      <w:proofErr w:type="spellEnd"/>
      <w:r>
        <w:t xml:space="preserve"> compiled from a published source.</w:t>
      </w:r>
      <w:r>
        <w:rPr>
          <w:vertAlign w:val="superscript"/>
        </w:rPr>
        <w:t>1</w:t>
      </w:r>
    </w:p>
    <w:p w14:paraId="46CDF270" w14:textId="77777777" w:rsidR="00DC6668" w:rsidRDefault="00000000">
      <w:pPr>
        <w:ind w:right="-720"/>
        <w:jc w:val="both"/>
        <w:rPr>
          <w:vertAlign w:val="superscript"/>
        </w:rPr>
      </w:pPr>
      <w:proofErr w:type="spellStart"/>
      <w:r>
        <w:rPr>
          <w:vertAlign w:val="superscript"/>
        </w:rPr>
        <w:t>c</w:t>
      </w:r>
      <w:r>
        <w:t>Data</w:t>
      </w:r>
      <w:proofErr w:type="spellEnd"/>
      <w:r>
        <w:t xml:space="preserve"> compiled in this work.</w:t>
      </w:r>
    </w:p>
    <w:p w14:paraId="65DA7D04" w14:textId="77777777" w:rsidR="00DC6668" w:rsidRDefault="00DC6668">
      <w:pPr>
        <w:ind w:right="-720"/>
        <w:jc w:val="both"/>
      </w:pPr>
    </w:p>
    <w:p w14:paraId="09FAE37D" w14:textId="77777777" w:rsidR="00DC6668" w:rsidRDefault="00DC6668">
      <w:pPr>
        <w:ind w:right="-720"/>
        <w:jc w:val="both"/>
        <w:rPr>
          <w:vertAlign w:val="superscript"/>
        </w:rPr>
        <w:sectPr w:rsidR="00DC6668">
          <w:footerReference w:type="default" r:id="rId17"/>
          <w:pgSz w:w="15840" w:h="12240" w:orient="landscape"/>
          <w:pgMar w:top="1134" w:right="390" w:bottom="1647" w:left="493" w:header="0" w:footer="1134" w:gutter="0"/>
          <w:cols w:space="720"/>
          <w:formProt w:val="0"/>
          <w:docGrid w:linePitch="600" w:charSpace="40960"/>
        </w:sectPr>
      </w:pPr>
    </w:p>
    <w:p w14:paraId="78F5EE80" w14:textId="77777777" w:rsidR="00DC6668" w:rsidRDefault="00000000">
      <w:pPr>
        <w:ind w:right="-720"/>
        <w:jc w:val="both"/>
      </w:pPr>
      <w:bookmarkStart w:id="116" w:name="_Toc111794073121"/>
      <w:bookmarkStart w:id="117" w:name="_Toc108513680121"/>
      <w:r>
        <w:rPr>
          <w:rStyle w:val="Heading3Char"/>
        </w:rPr>
        <w:lastRenderedPageBreak/>
        <w:t xml:space="preserve">SI Table </w:t>
      </w:r>
      <w:proofErr w:type="gramStart"/>
      <w:r>
        <w:rPr>
          <w:rStyle w:val="Heading3Char"/>
        </w:rPr>
        <w:t>6</w:t>
      </w:r>
      <w:bookmarkEnd w:id="116"/>
      <w:bookmarkEnd w:id="117"/>
      <w:r>
        <w:t xml:space="preserve">  </w:t>
      </w:r>
      <w:proofErr w:type="spellStart"/>
      <w:r>
        <w:t>BLtrimmer</w:t>
      </w:r>
      <w:proofErr w:type="spellEnd"/>
      <w:proofErr w:type="gramEnd"/>
      <w:r>
        <w:t xml:space="preserve"> results comparing </w:t>
      </w:r>
      <w:proofErr w:type="spellStart"/>
      <w:r>
        <w:t>MeltR</w:t>
      </w:r>
      <w:proofErr w:type="spellEnd"/>
      <w:r>
        <w:t xml:space="preserve"> method 3 to </w:t>
      </w:r>
      <w:proofErr w:type="spellStart"/>
      <w:r>
        <w:t>Meltwin</w:t>
      </w:r>
      <w:proofErr w:type="spellEnd"/>
      <w:r>
        <w:t xml:space="preserve"> method 1 and 2.MeltR data are reused from SI table 2 and </w:t>
      </w:r>
      <w:proofErr w:type="spellStart"/>
      <w:r>
        <w:t>Meltwin</w:t>
      </w:r>
      <w:proofErr w:type="spellEnd"/>
      <w:r>
        <w:t xml:space="preserve"> data are reused from </w:t>
      </w:r>
    </w:p>
    <w:p w14:paraId="0DCB9845" w14:textId="77777777" w:rsidR="00DC6668" w:rsidRDefault="00000000">
      <w:pPr>
        <w:ind w:right="-720"/>
        <w:jc w:val="both"/>
      </w:pPr>
      <w:r>
        <w:t>SI Table 2 and 4 for convenience.</w:t>
      </w:r>
    </w:p>
    <w:tbl>
      <w:tblPr>
        <w:tblW w:w="13575" w:type="dxa"/>
        <w:tblInd w:w="55" w:type="dxa"/>
        <w:tblLayout w:type="fixed"/>
        <w:tblCellMar>
          <w:top w:w="55" w:type="dxa"/>
          <w:left w:w="55" w:type="dxa"/>
          <w:bottom w:w="55" w:type="dxa"/>
          <w:right w:w="55" w:type="dxa"/>
        </w:tblCellMar>
        <w:tblLook w:val="04A0" w:firstRow="1" w:lastRow="0" w:firstColumn="1" w:lastColumn="0" w:noHBand="0" w:noVBand="1"/>
      </w:tblPr>
      <w:tblGrid>
        <w:gridCol w:w="1618"/>
        <w:gridCol w:w="1351"/>
        <w:gridCol w:w="901"/>
        <w:gridCol w:w="1439"/>
        <w:gridCol w:w="991"/>
        <w:gridCol w:w="1259"/>
        <w:gridCol w:w="811"/>
        <w:gridCol w:w="1170"/>
        <w:gridCol w:w="899"/>
        <w:gridCol w:w="811"/>
        <w:gridCol w:w="809"/>
        <w:gridCol w:w="812"/>
        <w:gridCol w:w="704"/>
      </w:tblGrid>
      <w:tr w:rsidR="00DC6668" w14:paraId="2577F3C8" w14:textId="77777777">
        <w:trPr>
          <w:trHeight w:val="256"/>
        </w:trPr>
        <w:tc>
          <w:tcPr>
            <w:tcW w:w="1618" w:type="dxa"/>
            <w:tcBorders>
              <w:top w:val="single" w:sz="4" w:space="0" w:color="000000"/>
              <w:bottom w:val="single" w:sz="4" w:space="0" w:color="000000"/>
            </w:tcBorders>
            <w:vAlign w:val="center"/>
          </w:tcPr>
          <w:p w14:paraId="569D349B" w14:textId="77777777" w:rsidR="00DC6668" w:rsidRDefault="00000000">
            <w:pPr>
              <w:jc w:val="center"/>
              <w:rPr>
                <w:sz w:val="14"/>
                <w:szCs w:val="14"/>
              </w:rPr>
            </w:pPr>
            <w:r>
              <w:rPr>
                <w:sz w:val="14"/>
                <w:szCs w:val="14"/>
              </w:rPr>
              <w:t>Helix</w:t>
            </w:r>
          </w:p>
        </w:tc>
        <w:tc>
          <w:tcPr>
            <w:tcW w:w="1351" w:type="dxa"/>
            <w:tcBorders>
              <w:top w:val="single" w:sz="4" w:space="0" w:color="000000"/>
              <w:left w:val="single" w:sz="4" w:space="0" w:color="000000"/>
              <w:bottom w:val="single" w:sz="4" w:space="0" w:color="000000"/>
            </w:tcBorders>
            <w:vAlign w:val="center"/>
          </w:tcPr>
          <w:p w14:paraId="67F7F838" w14:textId="77777777" w:rsidR="00DC6668" w:rsidRDefault="00000000">
            <w:pPr>
              <w:jc w:val="center"/>
              <w:rPr>
                <w:sz w:val="14"/>
                <w:szCs w:val="14"/>
              </w:rPr>
            </w:pPr>
            <w:r>
              <w:rPr>
                <w:sz w:val="14"/>
                <w:szCs w:val="14"/>
              </w:rPr>
              <w:t>ΔH°</w:t>
            </w:r>
          </w:p>
          <w:p w14:paraId="2EFA7B59" w14:textId="77777777" w:rsidR="00DC6668" w:rsidRDefault="00000000">
            <w:pPr>
              <w:jc w:val="center"/>
              <w:rPr>
                <w:sz w:val="14"/>
                <w:szCs w:val="14"/>
              </w:rPr>
            </w:pPr>
            <w:proofErr w:type="spellStart"/>
            <w:r>
              <w:rPr>
                <w:sz w:val="12"/>
                <w:szCs w:val="12"/>
              </w:rPr>
              <w:t>MeltR</w:t>
            </w:r>
            <w:proofErr w:type="spellEnd"/>
            <w:r>
              <w:rPr>
                <w:sz w:val="14"/>
                <w:szCs w:val="14"/>
              </w:rPr>
              <w:br/>
              <w:t>(kcal/mol)</w:t>
            </w:r>
          </w:p>
        </w:tc>
        <w:tc>
          <w:tcPr>
            <w:tcW w:w="901" w:type="dxa"/>
            <w:tcBorders>
              <w:top w:val="single" w:sz="4" w:space="0" w:color="000000"/>
              <w:bottom w:val="single" w:sz="4" w:space="0" w:color="000000"/>
              <w:right w:val="single" w:sz="4" w:space="0" w:color="000000"/>
            </w:tcBorders>
            <w:vAlign w:val="center"/>
          </w:tcPr>
          <w:p w14:paraId="5A5ADA99" w14:textId="77777777" w:rsidR="00DC6668" w:rsidRDefault="00000000">
            <w:pPr>
              <w:jc w:val="center"/>
              <w:rPr>
                <w:sz w:val="14"/>
                <w:szCs w:val="14"/>
              </w:rPr>
            </w:pPr>
            <w:r>
              <w:rPr>
                <w:sz w:val="14"/>
                <w:szCs w:val="14"/>
              </w:rPr>
              <w:t>ΔH°</w:t>
            </w:r>
          </w:p>
          <w:p w14:paraId="6A81148B" w14:textId="77777777" w:rsidR="00DC6668" w:rsidRDefault="00000000">
            <w:pPr>
              <w:jc w:val="center"/>
              <w:rPr>
                <w:sz w:val="14"/>
                <w:szCs w:val="14"/>
              </w:rPr>
            </w:pPr>
            <w:proofErr w:type="spellStart"/>
            <w:r>
              <w:rPr>
                <w:sz w:val="12"/>
                <w:szCs w:val="12"/>
              </w:rPr>
              <w:t>Meltwin</w:t>
            </w:r>
            <w:proofErr w:type="spellEnd"/>
            <w:r>
              <w:rPr>
                <w:sz w:val="14"/>
                <w:szCs w:val="14"/>
              </w:rPr>
              <w:br/>
              <w:t>(kcal/mol)</w:t>
            </w:r>
          </w:p>
        </w:tc>
        <w:tc>
          <w:tcPr>
            <w:tcW w:w="1439" w:type="dxa"/>
            <w:tcBorders>
              <w:top w:val="single" w:sz="4" w:space="0" w:color="000000"/>
              <w:bottom w:val="single" w:sz="4" w:space="0" w:color="000000"/>
            </w:tcBorders>
            <w:vAlign w:val="center"/>
          </w:tcPr>
          <w:p w14:paraId="74FE0716" w14:textId="77777777" w:rsidR="00DC6668" w:rsidRDefault="00000000">
            <w:pPr>
              <w:jc w:val="center"/>
              <w:rPr>
                <w:sz w:val="14"/>
                <w:szCs w:val="14"/>
              </w:rPr>
            </w:pPr>
            <w:r>
              <w:rPr>
                <w:sz w:val="14"/>
                <w:szCs w:val="14"/>
              </w:rPr>
              <w:t>ΔS°</w:t>
            </w:r>
          </w:p>
          <w:p w14:paraId="5062DB17" w14:textId="77777777" w:rsidR="00DC6668" w:rsidRDefault="00000000">
            <w:pPr>
              <w:jc w:val="center"/>
              <w:rPr>
                <w:sz w:val="14"/>
                <w:szCs w:val="14"/>
              </w:rPr>
            </w:pPr>
            <w:proofErr w:type="spellStart"/>
            <w:r>
              <w:rPr>
                <w:sz w:val="12"/>
                <w:szCs w:val="12"/>
              </w:rPr>
              <w:t>MeltR</w:t>
            </w:r>
            <w:proofErr w:type="spellEnd"/>
            <w:r>
              <w:rPr>
                <w:sz w:val="14"/>
                <w:szCs w:val="14"/>
              </w:rPr>
              <w:br/>
              <w:t>(</w:t>
            </w:r>
            <w:proofErr w:type="spellStart"/>
            <w:r>
              <w:rPr>
                <w:sz w:val="14"/>
                <w:szCs w:val="14"/>
              </w:rPr>
              <w:t>cal</w:t>
            </w:r>
            <w:proofErr w:type="spellEnd"/>
            <w:r>
              <w:rPr>
                <w:sz w:val="14"/>
                <w:szCs w:val="14"/>
              </w:rPr>
              <w:t>/mol/K)</w:t>
            </w:r>
          </w:p>
        </w:tc>
        <w:tc>
          <w:tcPr>
            <w:tcW w:w="991" w:type="dxa"/>
            <w:tcBorders>
              <w:top w:val="single" w:sz="4" w:space="0" w:color="000000"/>
              <w:bottom w:val="single" w:sz="4" w:space="0" w:color="000000"/>
            </w:tcBorders>
            <w:vAlign w:val="center"/>
          </w:tcPr>
          <w:p w14:paraId="7B7BE42F" w14:textId="77777777" w:rsidR="00DC6668" w:rsidRDefault="00000000">
            <w:pPr>
              <w:jc w:val="center"/>
              <w:rPr>
                <w:sz w:val="14"/>
                <w:szCs w:val="14"/>
              </w:rPr>
            </w:pPr>
            <w:r>
              <w:rPr>
                <w:sz w:val="14"/>
                <w:szCs w:val="14"/>
              </w:rPr>
              <w:t>ΔS°</w:t>
            </w:r>
          </w:p>
          <w:p w14:paraId="5AEDCF51" w14:textId="77777777" w:rsidR="00DC6668" w:rsidRDefault="00000000">
            <w:pPr>
              <w:jc w:val="center"/>
              <w:rPr>
                <w:sz w:val="14"/>
                <w:szCs w:val="14"/>
              </w:rPr>
            </w:pPr>
            <w:proofErr w:type="spellStart"/>
            <w:r>
              <w:rPr>
                <w:sz w:val="12"/>
                <w:szCs w:val="12"/>
              </w:rPr>
              <w:t>Meltwin</w:t>
            </w:r>
            <w:proofErr w:type="spellEnd"/>
            <w:r>
              <w:rPr>
                <w:sz w:val="14"/>
                <w:szCs w:val="14"/>
              </w:rPr>
              <w:br/>
              <w:t>(</w:t>
            </w:r>
            <w:proofErr w:type="spellStart"/>
            <w:r>
              <w:rPr>
                <w:sz w:val="14"/>
                <w:szCs w:val="14"/>
              </w:rPr>
              <w:t>cal</w:t>
            </w:r>
            <w:proofErr w:type="spellEnd"/>
            <w:r>
              <w:rPr>
                <w:sz w:val="14"/>
                <w:szCs w:val="14"/>
              </w:rPr>
              <w:t>/mol/K)</w:t>
            </w:r>
          </w:p>
        </w:tc>
        <w:tc>
          <w:tcPr>
            <w:tcW w:w="1259" w:type="dxa"/>
            <w:tcBorders>
              <w:top w:val="single" w:sz="4" w:space="0" w:color="000000"/>
              <w:left w:val="single" w:sz="4" w:space="0" w:color="000000"/>
              <w:bottom w:val="single" w:sz="4" w:space="0" w:color="000000"/>
            </w:tcBorders>
            <w:vAlign w:val="center"/>
          </w:tcPr>
          <w:p w14:paraId="70373429" w14:textId="77777777" w:rsidR="00DC6668" w:rsidRDefault="00000000">
            <w:pPr>
              <w:jc w:val="center"/>
              <w:rPr>
                <w:sz w:val="14"/>
                <w:szCs w:val="14"/>
              </w:rPr>
            </w:pPr>
            <w:r>
              <w:rPr>
                <w:sz w:val="14"/>
                <w:szCs w:val="14"/>
              </w:rPr>
              <w:t>ΔG°</w:t>
            </w:r>
            <w:r>
              <w:rPr>
                <w:sz w:val="14"/>
                <w:szCs w:val="14"/>
                <w:vertAlign w:val="subscript"/>
              </w:rPr>
              <w:t>37</w:t>
            </w:r>
          </w:p>
          <w:p w14:paraId="10D8EBA7" w14:textId="77777777" w:rsidR="00DC6668" w:rsidRDefault="00000000">
            <w:pPr>
              <w:jc w:val="center"/>
              <w:rPr>
                <w:sz w:val="14"/>
                <w:szCs w:val="14"/>
              </w:rPr>
            </w:pPr>
            <w:proofErr w:type="spellStart"/>
            <w:r>
              <w:rPr>
                <w:sz w:val="12"/>
                <w:szCs w:val="12"/>
              </w:rPr>
              <w:t>MeltR</w:t>
            </w:r>
            <w:proofErr w:type="spellEnd"/>
            <w:r>
              <w:rPr>
                <w:sz w:val="14"/>
                <w:szCs w:val="14"/>
              </w:rPr>
              <w:br/>
              <w:t>(kcal/mol)</w:t>
            </w:r>
          </w:p>
        </w:tc>
        <w:tc>
          <w:tcPr>
            <w:tcW w:w="811" w:type="dxa"/>
            <w:tcBorders>
              <w:top w:val="single" w:sz="4" w:space="0" w:color="000000"/>
              <w:bottom w:val="single" w:sz="4" w:space="0" w:color="000000"/>
              <w:right w:val="single" w:sz="4" w:space="0" w:color="000000"/>
            </w:tcBorders>
            <w:vAlign w:val="center"/>
          </w:tcPr>
          <w:p w14:paraId="6CD528BA" w14:textId="77777777" w:rsidR="00DC6668" w:rsidRDefault="00000000">
            <w:pPr>
              <w:jc w:val="center"/>
              <w:rPr>
                <w:sz w:val="14"/>
                <w:szCs w:val="14"/>
              </w:rPr>
            </w:pPr>
            <w:r>
              <w:rPr>
                <w:sz w:val="14"/>
                <w:szCs w:val="14"/>
              </w:rPr>
              <w:t>ΔG°</w:t>
            </w:r>
            <w:r>
              <w:rPr>
                <w:sz w:val="14"/>
                <w:szCs w:val="14"/>
                <w:vertAlign w:val="subscript"/>
              </w:rPr>
              <w:t>37</w:t>
            </w:r>
          </w:p>
          <w:p w14:paraId="48885737" w14:textId="77777777" w:rsidR="00DC6668" w:rsidRDefault="00000000">
            <w:pPr>
              <w:jc w:val="center"/>
              <w:rPr>
                <w:sz w:val="14"/>
                <w:szCs w:val="14"/>
              </w:rPr>
            </w:pPr>
            <w:proofErr w:type="spellStart"/>
            <w:r>
              <w:rPr>
                <w:sz w:val="12"/>
                <w:szCs w:val="12"/>
              </w:rPr>
              <w:t>Meltwin</w:t>
            </w:r>
            <w:proofErr w:type="spellEnd"/>
            <w:r>
              <w:rPr>
                <w:sz w:val="14"/>
                <w:szCs w:val="14"/>
              </w:rPr>
              <w:br/>
              <w:t>(kcal/mol)</w:t>
            </w:r>
          </w:p>
        </w:tc>
        <w:tc>
          <w:tcPr>
            <w:tcW w:w="1170" w:type="dxa"/>
            <w:tcBorders>
              <w:top w:val="single" w:sz="4" w:space="0" w:color="000000"/>
              <w:bottom w:val="single" w:sz="4" w:space="0" w:color="000000"/>
            </w:tcBorders>
            <w:vAlign w:val="center"/>
          </w:tcPr>
          <w:p w14:paraId="3186A555" w14:textId="77777777" w:rsidR="00DC6668" w:rsidRDefault="00000000">
            <w:pPr>
              <w:jc w:val="center"/>
              <w:rPr>
                <w:sz w:val="14"/>
                <w:szCs w:val="14"/>
              </w:rPr>
            </w:pPr>
            <w:proofErr w:type="spellStart"/>
            <w:r>
              <w:rPr>
                <w:sz w:val="14"/>
                <w:szCs w:val="14"/>
              </w:rPr>
              <w:t>T</w:t>
            </w:r>
            <w:r>
              <w:rPr>
                <w:sz w:val="14"/>
                <w:szCs w:val="14"/>
                <w:vertAlign w:val="subscript"/>
              </w:rPr>
              <w:t>m</w:t>
            </w:r>
            <w:r>
              <w:rPr>
                <w:sz w:val="14"/>
                <w:szCs w:val="14"/>
                <w:vertAlign w:val="superscript"/>
              </w:rPr>
              <w:t>a</w:t>
            </w:r>
            <w:proofErr w:type="spellEnd"/>
          </w:p>
          <w:p w14:paraId="15818B3E" w14:textId="26A471C2" w:rsidR="00DC6668" w:rsidRDefault="00000000">
            <w:pPr>
              <w:jc w:val="center"/>
              <w:rPr>
                <w:sz w:val="14"/>
                <w:szCs w:val="14"/>
              </w:rPr>
            </w:pPr>
            <w:del w:id="118" w:author="Sebastian Arteaga" w:date="2022-10-05T16:43:00Z">
              <w:r w:rsidDel="000A06D3">
                <w:rPr>
                  <w:sz w:val="12"/>
                  <w:szCs w:val="12"/>
                </w:rPr>
                <w:delText>Meltwin</w:delText>
              </w:r>
            </w:del>
            <w:proofErr w:type="spellStart"/>
            <w:ins w:id="119" w:author="Sebastian Arteaga" w:date="2022-10-05T16:43:00Z">
              <w:r w:rsidR="000A06D3">
                <w:rPr>
                  <w:sz w:val="12"/>
                  <w:szCs w:val="12"/>
                </w:rPr>
                <w:t>MeltR</w:t>
              </w:r>
            </w:ins>
            <w:proofErr w:type="spellEnd"/>
            <w:r>
              <w:rPr>
                <w:sz w:val="14"/>
                <w:szCs w:val="14"/>
              </w:rPr>
              <w:br/>
              <w:t>(°C)</w:t>
            </w:r>
          </w:p>
        </w:tc>
        <w:tc>
          <w:tcPr>
            <w:tcW w:w="899" w:type="dxa"/>
            <w:tcBorders>
              <w:top w:val="single" w:sz="4" w:space="0" w:color="000000"/>
              <w:bottom w:val="single" w:sz="4" w:space="0" w:color="000000"/>
            </w:tcBorders>
            <w:vAlign w:val="center"/>
          </w:tcPr>
          <w:p w14:paraId="25C78970" w14:textId="77777777" w:rsidR="00DC6668" w:rsidRDefault="00000000">
            <w:pPr>
              <w:jc w:val="center"/>
              <w:rPr>
                <w:sz w:val="14"/>
                <w:szCs w:val="14"/>
              </w:rPr>
            </w:pPr>
            <w:proofErr w:type="spellStart"/>
            <w:r>
              <w:rPr>
                <w:sz w:val="14"/>
                <w:szCs w:val="14"/>
              </w:rPr>
              <w:t>T</w:t>
            </w:r>
            <w:r>
              <w:rPr>
                <w:sz w:val="14"/>
                <w:szCs w:val="14"/>
                <w:vertAlign w:val="subscript"/>
              </w:rPr>
              <w:t>m</w:t>
            </w:r>
            <w:r>
              <w:rPr>
                <w:sz w:val="14"/>
                <w:szCs w:val="14"/>
                <w:vertAlign w:val="superscript"/>
              </w:rPr>
              <w:t>a</w:t>
            </w:r>
            <w:proofErr w:type="spellEnd"/>
          </w:p>
          <w:p w14:paraId="72F06533" w14:textId="77777777" w:rsidR="00DC6668" w:rsidRDefault="00000000">
            <w:pPr>
              <w:jc w:val="center"/>
              <w:rPr>
                <w:sz w:val="14"/>
                <w:szCs w:val="14"/>
              </w:rPr>
            </w:pPr>
            <w:proofErr w:type="spellStart"/>
            <w:r>
              <w:rPr>
                <w:sz w:val="12"/>
                <w:szCs w:val="12"/>
              </w:rPr>
              <w:t>Meltwin</w:t>
            </w:r>
            <w:proofErr w:type="spellEnd"/>
            <w:r>
              <w:rPr>
                <w:sz w:val="14"/>
                <w:szCs w:val="14"/>
              </w:rPr>
              <w:br/>
              <w:t>(°C)</w:t>
            </w:r>
          </w:p>
        </w:tc>
        <w:tc>
          <w:tcPr>
            <w:tcW w:w="811" w:type="dxa"/>
            <w:tcBorders>
              <w:top w:val="single" w:sz="4" w:space="0" w:color="000000"/>
              <w:left w:val="single" w:sz="4" w:space="0" w:color="000000"/>
              <w:bottom w:val="single" w:sz="4" w:space="0" w:color="000000"/>
            </w:tcBorders>
            <w:vAlign w:val="center"/>
          </w:tcPr>
          <w:p w14:paraId="0B675BBA" w14:textId="77777777" w:rsidR="00DC6668" w:rsidRDefault="00000000">
            <w:pPr>
              <w:jc w:val="center"/>
              <w:rPr>
                <w:sz w:val="14"/>
                <w:szCs w:val="14"/>
              </w:rPr>
            </w:pPr>
            <w:r>
              <w:rPr>
                <w:sz w:val="14"/>
                <w:szCs w:val="14"/>
              </w:rPr>
              <w:t>%</w:t>
            </w:r>
            <w:proofErr w:type="gramStart"/>
            <w:r>
              <w:rPr>
                <w:sz w:val="14"/>
                <w:szCs w:val="14"/>
              </w:rPr>
              <w:t>error</w:t>
            </w:r>
            <w:proofErr w:type="gramEnd"/>
          </w:p>
          <w:p w14:paraId="1736AE56" w14:textId="77777777" w:rsidR="00DC6668" w:rsidRDefault="00000000">
            <w:pPr>
              <w:jc w:val="center"/>
              <w:rPr>
                <w:sz w:val="14"/>
                <w:szCs w:val="14"/>
              </w:rPr>
            </w:pPr>
            <w:r>
              <w:rPr>
                <w:sz w:val="14"/>
                <w:szCs w:val="14"/>
              </w:rPr>
              <w:t>ΔH°</w:t>
            </w:r>
          </w:p>
        </w:tc>
        <w:tc>
          <w:tcPr>
            <w:tcW w:w="809" w:type="dxa"/>
            <w:tcBorders>
              <w:top w:val="single" w:sz="4" w:space="0" w:color="000000"/>
              <w:bottom w:val="single" w:sz="4" w:space="0" w:color="000000"/>
            </w:tcBorders>
            <w:vAlign w:val="center"/>
          </w:tcPr>
          <w:p w14:paraId="27CAE2D3" w14:textId="77777777" w:rsidR="00DC6668" w:rsidRDefault="00000000">
            <w:pPr>
              <w:jc w:val="center"/>
              <w:rPr>
                <w:sz w:val="14"/>
                <w:szCs w:val="14"/>
              </w:rPr>
            </w:pPr>
            <w:r>
              <w:rPr>
                <w:sz w:val="14"/>
                <w:szCs w:val="14"/>
              </w:rPr>
              <w:t>%</w:t>
            </w:r>
            <w:proofErr w:type="gramStart"/>
            <w:r>
              <w:rPr>
                <w:sz w:val="14"/>
                <w:szCs w:val="14"/>
              </w:rPr>
              <w:t>error</w:t>
            </w:r>
            <w:proofErr w:type="gramEnd"/>
          </w:p>
          <w:p w14:paraId="2D6C7A5E" w14:textId="77777777" w:rsidR="00DC6668" w:rsidRDefault="00000000">
            <w:pPr>
              <w:jc w:val="center"/>
              <w:rPr>
                <w:sz w:val="14"/>
                <w:szCs w:val="14"/>
              </w:rPr>
            </w:pPr>
            <w:r>
              <w:rPr>
                <w:sz w:val="14"/>
                <w:szCs w:val="14"/>
              </w:rPr>
              <w:t>ΔS°</w:t>
            </w:r>
          </w:p>
        </w:tc>
        <w:tc>
          <w:tcPr>
            <w:tcW w:w="812" w:type="dxa"/>
            <w:tcBorders>
              <w:top w:val="single" w:sz="4" w:space="0" w:color="000000"/>
              <w:bottom w:val="single" w:sz="4" w:space="0" w:color="000000"/>
            </w:tcBorders>
            <w:vAlign w:val="center"/>
          </w:tcPr>
          <w:p w14:paraId="359F2717" w14:textId="77777777" w:rsidR="00DC6668" w:rsidRDefault="00000000">
            <w:pPr>
              <w:jc w:val="center"/>
              <w:rPr>
                <w:sz w:val="14"/>
                <w:szCs w:val="14"/>
              </w:rPr>
            </w:pPr>
            <w:r>
              <w:rPr>
                <w:sz w:val="14"/>
                <w:szCs w:val="14"/>
              </w:rPr>
              <w:t>%</w:t>
            </w:r>
            <w:proofErr w:type="gramStart"/>
            <w:r>
              <w:rPr>
                <w:sz w:val="14"/>
                <w:szCs w:val="14"/>
              </w:rPr>
              <w:t>error</w:t>
            </w:r>
            <w:proofErr w:type="gramEnd"/>
          </w:p>
          <w:p w14:paraId="35AB6703" w14:textId="77777777" w:rsidR="00DC6668" w:rsidRDefault="00000000">
            <w:pPr>
              <w:jc w:val="center"/>
              <w:rPr>
                <w:sz w:val="14"/>
                <w:szCs w:val="14"/>
              </w:rPr>
            </w:pPr>
            <w:r>
              <w:rPr>
                <w:sz w:val="14"/>
                <w:szCs w:val="14"/>
              </w:rPr>
              <w:t>ΔG°</w:t>
            </w:r>
            <w:r>
              <w:rPr>
                <w:sz w:val="14"/>
                <w:szCs w:val="14"/>
                <w:vertAlign w:val="subscript"/>
              </w:rPr>
              <w:t>37</w:t>
            </w:r>
          </w:p>
        </w:tc>
        <w:tc>
          <w:tcPr>
            <w:tcW w:w="704" w:type="dxa"/>
            <w:tcBorders>
              <w:top w:val="single" w:sz="4" w:space="0" w:color="000000"/>
              <w:bottom w:val="single" w:sz="4" w:space="0" w:color="000000"/>
            </w:tcBorders>
            <w:vAlign w:val="center"/>
          </w:tcPr>
          <w:p w14:paraId="0B9BA6C6" w14:textId="77777777" w:rsidR="00DC6668" w:rsidRDefault="00000000">
            <w:pPr>
              <w:jc w:val="center"/>
              <w:rPr>
                <w:sz w:val="14"/>
                <w:szCs w:val="14"/>
              </w:rPr>
            </w:pPr>
            <w:r>
              <w:rPr>
                <w:sz w:val="14"/>
                <w:szCs w:val="14"/>
              </w:rPr>
              <w:t>%</w:t>
            </w:r>
            <w:proofErr w:type="gramStart"/>
            <w:r>
              <w:rPr>
                <w:sz w:val="14"/>
                <w:szCs w:val="14"/>
              </w:rPr>
              <w:t>error</w:t>
            </w:r>
            <w:proofErr w:type="gramEnd"/>
          </w:p>
          <w:p w14:paraId="6D59B4BF" w14:textId="77777777" w:rsidR="00DC6668" w:rsidRDefault="00000000">
            <w:pPr>
              <w:jc w:val="center"/>
              <w:rPr>
                <w:sz w:val="14"/>
                <w:szCs w:val="14"/>
              </w:rPr>
            </w:pPr>
            <w:proofErr w:type="spellStart"/>
            <w:r>
              <w:rPr>
                <w:sz w:val="14"/>
                <w:szCs w:val="14"/>
              </w:rPr>
              <w:t>T</w:t>
            </w:r>
            <w:r>
              <w:rPr>
                <w:sz w:val="14"/>
                <w:szCs w:val="14"/>
                <w:vertAlign w:val="subscript"/>
              </w:rPr>
              <w:t>m</w:t>
            </w:r>
            <w:r>
              <w:rPr>
                <w:sz w:val="14"/>
                <w:szCs w:val="14"/>
                <w:vertAlign w:val="superscript"/>
              </w:rPr>
              <w:t>a</w:t>
            </w:r>
            <w:proofErr w:type="spellEnd"/>
          </w:p>
        </w:tc>
      </w:tr>
      <w:tr w:rsidR="00DC6668" w14:paraId="40ED4615" w14:textId="77777777">
        <w:trPr>
          <w:trHeight w:val="256"/>
        </w:trPr>
        <w:tc>
          <w:tcPr>
            <w:tcW w:w="1618" w:type="dxa"/>
            <w:tcMar>
              <w:top w:w="0" w:type="dxa"/>
              <w:left w:w="30" w:type="dxa"/>
              <w:bottom w:w="0" w:type="dxa"/>
              <w:right w:w="30" w:type="dxa"/>
            </w:tcMar>
            <w:vAlign w:val="center"/>
          </w:tcPr>
          <w:p w14:paraId="05D004D2" w14:textId="77777777" w:rsidR="00DC6668" w:rsidRDefault="00000000">
            <w:pPr>
              <w:jc w:val="center"/>
            </w:pPr>
            <w:r>
              <w:rPr>
                <w:sz w:val="14"/>
                <w:szCs w:val="14"/>
              </w:rPr>
              <w:t>5’-CGCGCG-3’</w:t>
            </w:r>
            <w:commentRangeStart w:id="120"/>
            <w:r>
              <w:rPr>
                <w:sz w:val="14"/>
                <w:szCs w:val="14"/>
                <w:vertAlign w:val="superscript"/>
              </w:rPr>
              <w:t>a</w:t>
            </w:r>
            <w:commentRangeEnd w:id="120"/>
            <w:r w:rsidR="000A06D3">
              <w:rPr>
                <w:rStyle w:val="CommentReference"/>
              </w:rPr>
              <w:commentReference w:id="120"/>
            </w:r>
            <w:r>
              <w:rPr>
                <w:sz w:val="14"/>
                <w:szCs w:val="14"/>
              </w:rPr>
              <w:br/>
            </w:r>
            <w:del w:id="121" w:author="Sebastian Arteaga" w:date="2022-10-05T16:42:00Z">
              <w:r w:rsidDel="000A06D3">
                <w:rPr>
                  <w:sz w:val="14"/>
                  <w:szCs w:val="14"/>
                </w:rPr>
                <w:delText>‘</w:delText>
              </w:r>
            </w:del>
            <w:r>
              <w:rPr>
                <w:sz w:val="14"/>
                <w:szCs w:val="14"/>
              </w:rPr>
              <w:t>3’-GCGCGC-3’</w:t>
            </w:r>
          </w:p>
        </w:tc>
        <w:tc>
          <w:tcPr>
            <w:tcW w:w="1351" w:type="dxa"/>
            <w:tcBorders>
              <w:left w:val="single" w:sz="4" w:space="0" w:color="000000"/>
            </w:tcBorders>
            <w:vAlign w:val="center"/>
          </w:tcPr>
          <w:p w14:paraId="18559281" w14:textId="77777777" w:rsidR="00DC6668" w:rsidRDefault="00000000">
            <w:pPr>
              <w:jc w:val="center"/>
              <w:rPr>
                <w:sz w:val="14"/>
                <w:szCs w:val="14"/>
              </w:rPr>
            </w:pPr>
            <w:r>
              <w:rPr>
                <w:sz w:val="14"/>
                <w:szCs w:val="14"/>
              </w:rPr>
              <w:t>-56.53</w:t>
            </w:r>
            <w:r>
              <w:rPr>
                <w:sz w:val="14"/>
                <w:szCs w:val="14"/>
              </w:rPr>
              <w:br/>
              <w:t>(-60.25 to -53.16)</w:t>
            </w:r>
          </w:p>
        </w:tc>
        <w:tc>
          <w:tcPr>
            <w:tcW w:w="901" w:type="dxa"/>
            <w:tcBorders>
              <w:right w:val="single" w:sz="4" w:space="0" w:color="000000"/>
            </w:tcBorders>
            <w:vAlign w:val="center"/>
          </w:tcPr>
          <w:p w14:paraId="25E22AC4" w14:textId="77777777" w:rsidR="00DC6668" w:rsidRDefault="00000000">
            <w:pPr>
              <w:jc w:val="center"/>
              <w:rPr>
                <w:sz w:val="14"/>
                <w:szCs w:val="14"/>
              </w:rPr>
            </w:pPr>
            <w:r>
              <w:rPr>
                <w:sz w:val="14"/>
                <w:szCs w:val="14"/>
              </w:rPr>
              <w:t>-53.8</w:t>
            </w:r>
            <w:r>
              <w:rPr>
                <w:sz w:val="14"/>
                <w:szCs w:val="14"/>
              </w:rPr>
              <w:br/>
              <w:t>(±2.9)</w:t>
            </w:r>
          </w:p>
        </w:tc>
        <w:tc>
          <w:tcPr>
            <w:tcW w:w="1439" w:type="dxa"/>
            <w:tcMar>
              <w:top w:w="0" w:type="dxa"/>
              <w:left w:w="30" w:type="dxa"/>
              <w:bottom w:w="0" w:type="dxa"/>
              <w:right w:w="30" w:type="dxa"/>
            </w:tcMar>
            <w:vAlign w:val="center"/>
          </w:tcPr>
          <w:p w14:paraId="708F7B1D" w14:textId="77777777" w:rsidR="00DC6668" w:rsidRDefault="00000000">
            <w:pPr>
              <w:jc w:val="center"/>
              <w:rPr>
                <w:sz w:val="14"/>
                <w:szCs w:val="14"/>
              </w:rPr>
            </w:pPr>
            <w:r>
              <w:rPr>
                <w:sz w:val="14"/>
                <w:szCs w:val="14"/>
              </w:rPr>
              <w:t>-159.96</w:t>
            </w:r>
            <w:r>
              <w:rPr>
                <w:sz w:val="14"/>
                <w:szCs w:val="14"/>
              </w:rPr>
              <w:br/>
              <w:t>(-172.21 to -149.33)</w:t>
            </w:r>
          </w:p>
        </w:tc>
        <w:tc>
          <w:tcPr>
            <w:tcW w:w="991" w:type="dxa"/>
            <w:tcMar>
              <w:top w:w="0" w:type="dxa"/>
              <w:left w:w="30" w:type="dxa"/>
              <w:bottom w:w="0" w:type="dxa"/>
              <w:right w:w="30" w:type="dxa"/>
            </w:tcMar>
            <w:vAlign w:val="center"/>
          </w:tcPr>
          <w:p w14:paraId="4B73068A" w14:textId="77777777" w:rsidR="00DC6668" w:rsidRDefault="00000000">
            <w:pPr>
              <w:jc w:val="center"/>
              <w:rPr>
                <w:sz w:val="14"/>
                <w:szCs w:val="14"/>
              </w:rPr>
            </w:pPr>
            <w:r>
              <w:rPr>
                <w:sz w:val="14"/>
                <w:szCs w:val="14"/>
              </w:rPr>
              <w:t>-150.5</w:t>
            </w:r>
            <w:r>
              <w:rPr>
                <w:sz w:val="14"/>
                <w:szCs w:val="14"/>
              </w:rPr>
              <w:br/>
              <w:t>(±9.1)</w:t>
            </w:r>
          </w:p>
        </w:tc>
        <w:tc>
          <w:tcPr>
            <w:tcW w:w="1259" w:type="dxa"/>
            <w:tcBorders>
              <w:left w:val="single" w:sz="4" w:space="0" w:color="000000"/>
            </w:tcBorders>
            <w:vAlign w:val="center"/>
          </w:tcPr>
          <w:p w14:paraId="16CEB17B" w14:textId="77777777" w:rsidR="00DC6668" w:rsidRDefault="00000000">
            <w:pPr>
              <w:jc w:val="center"/>
              <w:rPr>
                <w:sz w:val="14"/>
                <w:szCs w:val="14"/>
              </w:rPr>
            </w:pPr>
            <w:r>
              <w:rPr>
                <w:sz w:val="14"/>
                <w:szCs w:val="14"/>
              </w:rPr>
              <w:t>-6.91</w:t>
            </w:r>
            <w:r>
              <w:rPr>
                <w:sz w:val="14"/>
                <w:szCs w:val="14"/>
              </w:rPr>
              <w:br/>
              <w:t>(-7.07 to -6.79)</w:t>
            </w:r>
          </w:p>
        </w:tc>
        <w:tc>
          <w:tcPr>
            <w:tcW w:w="811" w:type="dxa"/>
            <w:tcBorders>
              <w:right w:val="single" w:sz="4" w:space="0" w:color="000000"/>
            </w:tcBorders>
            <w:vAlign w:val="center"/>
          </w:tcPr>
          <w:p w14:paraId="127B6AE4" w14:textId="77777777" w:rsidR="00DC6668" w:rsidRDefault="00000000">
            <w:pPr>
              <w:jc w:val="center"/>
              <w:rPr>
                <w:sz w:val="14"/>
                <w:szCs w:val="14"/>
              </w:rPr>
            </w:pPr>
            <w:r>
              <w:rPr>
                <w:sz w:val="14"/>
                <w:szCs w:val="14"/>
              </w:rPr>
              <w:t>-7.12 (±0.06)</w:t>
            </w:r>
          </w:p>
        </w:tc>
        <w:tc>
          <w:tcPr>
            <w:tcW w:w="1170" w:type="dxa"/>
            <w:tcMar>
              <w:top w:w="0" w:type="dxa"/>
              <w:left w:w="30" w:type="dxa"/>
              <w:bottom w:w="0" w:type="dxa"/>
              <w:right w:w="30" w:type="dxa"/>
            </w:tcMar>
            <w:vAlign w:val="center"/>
          </w:tcPr>
          <w:p w14:paraId="23C070F1" w14:textId="77777777" w:rsidR="00DC6668" w:rsidRDefault="00000000">
            <w:pPr>
              <w:jc w:val="center"/>
              <w:rPr>
                <w:sz w:val="14"/>
                <w:szCs w:val="14"/>
              </w:rPr>
            </w:pPr>
            <w:r>
              <w:rPr>
                <w:sz w:val="14"/>
                <w:szCs w:val="14"/>
              </w:rPr>
              <w:t>43.94</w:t>
            </w:r>
            <w:r>
              <w:rPr>
                <w:sz w:val="14"/>
                <w:szCs w:val="14"/>
              </w:rPr>
              <w:br/>
              <w:t>(43.08 to 44.54)</w:t>
            </w:r>
          </w:p>
        </w:tc>
        <w:tc>
          <w:tcPr>
            <w:tcW w:w="899" w:type="dxa"/>
            <w:tcMar>
              <w:top w:w="0" w:type="dxa"/>
              <w:left w:w="30" w:type="dxa"/>
              <w:bottom w:w="0" w:type="dxa"/>
              <w:right w:w="30" w:type="dxa"/>
            </w:tcMar>
            <w:vAlign w:val="center"/>
          </w:tcPr>
          <w:p w14:paraId="28B9854D" w14:textId="77777777" w:rsidR="00DC6668" w:rsidRDefault="00000000">
            <w:pPr>
              <w:jc w:val="center"/>
              <w:rPr>
                <w:sz w:val="14"/>
                <w:szCs w:val="14"/>
              </w:rPr>
            </w:pPr>
            <w:r>
              <w:rPr>
                <w:sz w:val="14"/>
                <w:szCs w:val="14"/>
              </w:rPr>
              <w:t>45.6</w:t>
            </w:r>
          </w:p>
        </w:tc>
        <w:tc>
          <w:tcPr>
            <w:tcW w:w="811" w:type="dxa"/>
            <w:tcBorders>
              <w:left w:val="single" w:sz="4" w:space="0" w:color="000000"/>
            </w:tcBorders>
            <w:vAlign w:val="center"/>
          </w:tcPr>
          <w:p w14:paraId="703B93D7" w14:textId="77777777" w:rsidR="00DC6668" w:rsidRDefault="00000000">
            <w:pPr>
              <w:jc w:val="center"/>
              <w:rPr>
                <w:sz w:val="14"/>
                <w:szCs w:val="14"/>
              </w:rPr>
            </w:pPr>
            <w:r>
              <w:rPr>
                <w:sz w:val="14"/>
                <w:szCs w:val="14"/>
              </w:rPr>
              <w:t>2.1</w:t>
            </w:r>
          </w:p>
        </w:tc>
        <w:tc>
          <w:tcPr>
            <w:tcW w:w="809" w:type="dxa"/>
            <w:tcMar>
              <w:top w:w="0" w:type="dxa"/>
              <w:left w:w="30" w:type="dxa"/>
              <w:bottom w:w="0" w:type="dxa"/>
              <w:right w:w="30" w:type="dxa"/>
            </w:tcMar>
            <w:vAlign w:val="center"/>
          </w:tcPr>
          <w:p w14:paraId="38A39A23" w14:textId="77777777" w:rsidR="00DC6668" w:rsidRDefault="00000000">
            <w:pPr>
              <w:jc w:val="center"/>
              <w:rPr>
                <w:sz w:val="14"/>
                <w:szCs w:val="14"/>
              </w:rPr>
            </w:pPr>
            <w:r>
              <w:rPr>
                <w:sz w:val="14"/>
                <w:szCs w:val="14"/>
              </w:rPr>
              <w:t>2.6</w:t>
            </w:r>
          </w:p>
        </w:tc>
        <w:tc>
          <w:tcPr>
            <w:tcW w:w="812" w:type="dxa"/>
            <w:tcMar>
              <w:top w:w="0" w:type="dxa"/>
              <w:left w:w="30" w:type="dxa"/>
              <w:bottom w:w="0" w:type="dxa"/>
              <w:right w:w="30" w:type="dxa"/>
            </w:tcMar>
            <w:vAlign w:val="center"/>
          </w:tcPr>
          <w:p w14:paraId="775D1471" w14:textId="77777777" w:rsidR="00DC6668" w:rsidRDefault="00000000">
            <w:pPr>
              <w:jc w:val="center"/>
              <w:rPr>
                <w:sz w:val="14"/>
                <w:szCs w:val="14"/>
              </w:rPr>
            </w:pPr>
            <w:r>
              <w:rPr>
                <w:sz w:val="14"/>
                <w:szCs w:val="14"/>
              </w:rPr>
              <w:t>1.2</w:t>
            </w:r>
          </w:p>
        </w:tc>
        <w:tc>
          <w:tcPr>
            <w:tcW w:w="704" w:type="dxa"/>
            <w:tcMar>
              <w:top w:w="0" w:type="dxa"/>
              <w:left w:w="30" w:type="dxa"/>
              <w:bottom w:w="0" w:type="dxa"/>
              <w:right w:w="30" w:type="dxa"/>
            </w:tcMar>
            <w:vAlign w:val="center"/>
          </w:tcPr>
          <w:p w14:paraId="48E62A30" w14:textId="77777777" w:rsidR="00DC6668" w:rsidRDefault="00000000">
            <w:pPr>
              <w:jc w:val="center"/>
              <w:rPr>
                <w:sz w:val="14"/>
                <w:szCs w:val="14"/>
              </w:rPr>
            </w:pPr>
            <w:r>
              <w:rPr>
                <w:sz w:val="14"/>
                <w:szCs w:val="14"/>
              </w:rPr>
              <w:t>1.6</w:t>
            </w:r>
          </w:p>
        </w:tc>
      </w:tr>
      <w:tr w:rsidR="00DC6668" w14:paraId="4973DAD8" w14:textId="77777777">
        <w:trPr>
          <w:trHeight w:val="256"/>
        </w:trPr>
        <w:tc>
          <w:tcPr>
            <w:tcW w:w="1618" w:type="dxa"/>
            <w:tcMar>
              <w:top w:w="0" w:type="dxa"/>
              <w:left w:w="30" w:type="dxa"/>
              <w:bottom w:w="0" w:type="dxa"/>
              <w:right w:w="30" w:type="dxa"/>
            </w:tcMar>
            <w:vAlign w:val="center"/>
          </w:tcPr>
          <w:p w14:paraId="69A67AE1" w14:textId="77777777" w:rsidR="00DC6668" w:rsidRDefault="00000000">
            <w:pPr>
              <w:jc w:val="center"/>
            </w:pPr>
            <w:r>
              <w:rPr>
                <w:sz w:val="14"/>
                <w:szCs w:val="14"/>
              </w:rPr>
              <w:t>5’-ACCGGU-3’</w:t>
            </w:r>
            <w:r>
              <w:rPr>
                <w:sz w:val="14"/>
                <w:szCs w:val="14"/>
                <w:vertAlign w:val="superscript"/>
              </w:rPr>
              <w:t>a</w:t>
            </w:r>
            <w:r>
              <w:rPr>
                <w:sz w:val="14"/>
                <w:szCs w:val="14"/>
              </w:rPr>
              <w:br/>
              <w:t>3’-UGGCCA-3’</w:t>
            </w:r>
          </w:p>
        </w:tc>
        <w:tc>
          <w:tcPr>
            <w:tcW w:w="1351" w:type="dxa"/>
            <w:tcBorders>
              <w:left w:val="single" w:sz="4" w:space="0" w:color="000000"/>
            </w:tcBorders>
            <w:vAlign w:val="center"/>
          </w:tcPr>
          <w:p w14:paraId="32C4EF1E" w14:textId="77777777" w:rsidR="00DC6668" w:rsidRDefault="00000000">
            <w:pPr>
              <w:jc w:val="center"/>
              <w:rPr>
                <w:sz w:val="14"/>
                <w:szCs w:val="14"/>
              </w:rPr>
            </w:pPr>
            <w:r>
              <w:rPr>
                <w:sz w:val="14"/>
                <w:szCs w:val="14"/>
              </w:rPr>
              <w:t>-59.86</w:t>
            </w:r>
            <w:r>
              <w:rPr>
                <w:sz w:val="14"/>
                <w:szCs w:val="14"/>
              </w:rPr>
              <w:br/>
              <w:t>(-61.28 to -58.83)</w:t>
            </w:r>
          </w:p>
        </w:tc>
        <w:tc>
          <w:tcPr>
            <w:tcW w:w="901" w:type="dxa"/>
            <w:tcBorders>
              <w:right w:val="single" w:sz="4" w:space="0" w:color="000000"/>
            </w:tcBorders>
            <w:vAlign w:val="center"/>
          </w:tcPr>
          <w:p w14:paraId="48162285" w14:textId="77777777" w:rsidR="00DC6668" w:rsidRDefault="00000000">
            <w:pPr>
              <w:jc w:val="center"/>
              <w:rPr>
                <w:sz w:val="14"/>
                <w:szCs w:val="14"/>
              </w:rPr>
            </w:pPr>
            <w:r>
              <w:rPr>
                <w:sz w:val="14"/>
                <w:szCs w:val="14"/>
              </w:rPr>
              <w:t>-59.8</w:t>
            </w:r>
            <w:r>
              <w:rPr>
                <w:sz w:val="14"/>
                <w:szCs w:val="14"/>
              </w:rPr>
              <w:br/>
              <w:t>(±1)</w:t>
            </w:r>
          </w:p>
        </w:tc>
        <w:tc>
          <w:tcPr>
            <w:tcW w:w="1439" w:type="dxa"/>
            <w:tcMar>
              <w:top w:w="0" w:type="dxa"/>
              <w:left w:w="30" w:type="dxa"/>
              <w:bottom w:w="0" w:type="dxa"/>
              <w:right w:w="30" w:type="dxa"/>
            </w:tcMar>
            <w:vAlign w:val="center"/>
          </w:tcPr>
          <w:p w14:paraId="1437333E" w14:textId="77777777" w:rsidR="00DC6668" w:rsidRDefault="00000000">
            <w:pPr>
              <w:jc w:val="center"/>
              <w:rPr>
                <w:sz w:val="14"/>
                <w:szCs w:val="14"/>
              </w:rPr>
            </w:pPr>
            <w:r>
              <w:rPr>
                <w:sz w:val="14"/>
                <w:szCs w:val="14"/>
              </w:rPr>
              <w:t>-171.4</w:t>
            </w:r>
            <w:r>
              <w:rPr>
                <w:sz w:val="14"/>
                <w:szCs w:val="14"/>
              </w:rPr>
              <w:br/>
              <w:t>(-175.85 to -168.12)</w:t>
            </w:r>
          </w:p>
        </w:tc>
        <w:tc>
          <w:tcPr>
            <w:tcW w:w="991" w:type="dxa"/>
            <w:tcMar>
              <w:top w:w="0" w:type="dxa"/>
              <w:left w:w="30" w:type="dxa"/>
              <w:bottom w:w="0" w:type="dxa"/>
              <w:right w:w="30" w:type="dxa"/>
            </w:tcMar>
            <w:vAlign w:val="center"/>
          </w:tcPr>
          <w:p w14:paraId="24B58CB8" w14:textId="77777777" w:rsidR="00DC6668" w:rsidRDefault="00000000">
            <w:pPr>
              <w:jc w:val="center"/>
              <w:rPr>
                <w:sz w:val="14"/>
                <w:szCs w:val="14"/>
              </w:rPr>
            </w:pPr>
            <w:r>
              <w:rPr>
                <w:sz w:val="14"/>
                <w:szCs w:val="14"/>
              </w:rPr>
              <w:t>-171.9</w:t>
            </w:r>
            <w:r>
              <w:rPr>
                <w:sz w:val="14"/>
                <w:szCs w:val="14"/>
              </w:rPr>
              <w:br/>
              <w:t>(±3.3)</w:t>
            </w:r>
          </w:p>
        </w:tc>
        <w:tc>
          <w:tcPr>
            <w:tcW w:w="1259" w:type="dxa"/>
            <w:tcBorders>
              <w:left w:val="single" w:sz="4" w:space="0" w:color="000000"/>
            </w:tcBorders>
            <w:vAlign w:val="center"/>
          </w:tcPr>
          <w:p w14:paraId="63E43559" w14:textId="77777777" w:rsidR="00DC6668" w:rsidRDefault="00000000">
            <w:pPr>
              <w:jc w:val="center"/>
              <w:rPr>
                <w:sz w:val="14"/>
                <w:szCs w:val="14"/>
              </w:rPr>
            </w:pPr>
            <w:r>
              <w:rPr>
                <w:sz w:val="14"/>
                <w:szCs w:val="14"/>
              </w:rPr>
              <w:t>-6.7</w:t>
            </w:r>
            <w:r>
              <w:rPr>
                <w:sz w:val="14"/>
                <w:szCs w:val="14"/>
              </w:rPr>
              <w:br/>
              <w:t>(-6.75 to -6.67)</w:t>
            </w:r>
          </w:p>
        </w:tc>
        <w:tc>
          <w:tcPr>
            <w:tcW w:w="811" w:type="dxa"/>
            <w:tcBorders>
              <w:right w:val="single" w:sz="4" w:space="0" w:color="000000"/>
            </w:tcBorders>
            <w:vAlign w:val="center"/>
          </w:tcPr>
          <w:p w14:paraId="44DF949D" w14:textId="77777777" w:rsidR="00DC6668" w:rsidRDefault="00000000">
            <w:pPr>
              <w:jc w:val="center"/>
              <w:rPr>
                <w:sz w:val="14"/>
                <w:szCs w:val="14"/>
              </w:rPr>
            </w:pPr>
            <w:r>
              <w:rPr>
                <w:sz w:val="14"/>
                <w:szCs w:val="14"/>
              </w:rPr>
              <w:t>-6.52 (±0.01)</w:t>
            </w:r>
          </w:p>
        </w:tc>
        <w:tc>
          <w:tcPr>
            <w:tcW w:w="1170" w:type="dxa"/>
            <w:tcMar>
              <w:top w:w="0" w:type="dxa"/>
              <w:left w:w="30" w:type="dxa"/>
              <w:bottom w:w="0" w:type="dxa"/>
              <w:right w:w="30" w:type="dxa"/>
            </w:tcMar>
            <w:vAlign w:val="center"/>
          </w:tcPr>
          <w:p w14:paraId="5055197C" w14:textId="77777777" w:rsidR="00DC6668" w:rsidRDefault="00000000">
            <w:pPr>
              <w:jc w:val="center"/>
              <w:rPr>
                <w:sz w:val="14"/>
                <w:szCs w:val="14"/>
              </w:rPr>
            </w:pPr>
            <w:r>
              <w:rPr>
                <w:sz w:val="14"/>
                <w:szCs w:val="14"/>
              </w:rPr>
              <w:t>42.37</w:t>
            </w:r>
            <w:r>
              <w:rPr>
                <w:sz w:val="14"/>
                <w:szCs w:val="14"/>
              </w:rPr>
              <w:br/>
              <w:t>(42.28 to 42.51)</w:t>
            </w:r>
          </w:p>
        </w:tc>
        <w:tc>
          <w:tcPr>
            <w:tcW w:w="899" w:type="dxa"/>
            <w:tcMar>
              <w:top w:w="0" w:type="dxa"/>
              <w:left w:w="30" w:type="dxa"/>
              <w:bottom w:w="0" w:type="dxa"/>
              <w:right w:w="30" w:type="dxa"/>
            </w:tcMar>
            <w:vAlign w:val="center"/>
          </w:tcPr>
          <w:p w14:paraId="6BBF8AB4" w14:textId="77777777" w:rsidR="00DC6668" w:rsidRDefault="00000000">
            <w:pPr>
              <w:jc w:val="center"/>
              <w:rPr>
                <w:sz w:val="14"/>
                <w:szCs w:val="14"/>
              </w:rPr>
            </w:pPr>
            <w:r>
              <w:rPr>
                <w:sz w:val="14"/>
                <w:szCs w:val="14"/>
              </w:rPr>
              <w:t>41.4</w:t>
            </w:r>
          </w:p>
        </w:tc>
        <w:tc>
          <w:tcPr>
            <w:tcW w:w="811" w:type="dxa"/>
            <w:tcBorders>
              <w:left w:val="single" w:sz="4" w:space="0" w:color="000000"/>
            </w:tcBorders>
            <w:vAlign w:val="center"/>
          </w:tcPr>
          <w:p w14:paraId="2E39015F" w14:textId="77777777" w:rsidR="00DC6668" w:rsidRDefault="00000000">
            <w:pPr>
              <w:jc w:val="center"/>
              <w:rPr>
                <w:sz w:val="14"/>
                <w:szCs w:val="14"/>
              </w:rPr>
            </w:pPr>
            <w:r>
              <w:rPr>
                <w:sz w:val="14"/>
                <w:szCs w:val="14"/>
              </w:rPr>
              <w:t>0.0</w:t>
            </w:r>
          </w:p>
        </w:tc>
        <w:tc>
          <w:tcPr>
            <w:tcW w:w="809" w:type="dxa"/>
            <w:tcMar>
              <w:top w:w="0" w:type="dxa"/>
              <w:left w:w="30" w:type="dxa"/>
              <w:bottom w:w="0" w:type="dxa"/>
              <w:right w:w="30" w:type="dxa"/>
            </w:tcMar>
            <w:vAlign w:val="center"/>
          </w:tcPr>
          <w:p w14:paraId="5BF6553A" w14:textId="77777777" w:rsidR="00DC6668" w:rsidRDefault="00000000">
            <w:pPr>
              <w:jc w:val="center"/>
              <w:rPr>
                <w:sz w:val="14"/>
                <w:szCs w:val="14"/>
              </w:rPr>
            </w:pPr>
            <w:r>
              <w:rPr>
                <w:sz w:val="14"/>
                <w:szCs w:val="14"/>
              </w:rPr>
              <w:t>0.1</w:t>
            </w:r>
          </w:p>
        </w:tc>
        <w:tc>
          <w:tcPr>
            <w:tcW w:w="812" w:type="dxa"/>
            <w:tcMar>
              <w:top w:w="0" w:type="dxa"/>
              <w:left w:w="30" w:type="dxa"/>
              <w:bottom w:w="0" w:type="dxa"/>
              <w:right w:w="30" w:type="dxa"/>
            </w:tcMar>
            <w:vAlign w:val="center"/>
          </w:tcPr>
          <w:p w14:paraId="1430895C" w14:textId="77777777" w:rsidR="00DC6668" w:rsidRDefault="00000000">
            <w:pPr>
              <w:jc w:val="center"/>
              <w:rPr>
                <w:sz w:val="14"/>
                <w:szCs w:val="14"/>
              </w:rPr>
            </w:pPr>
            <w:r>
              <w:rPr>
                <w:sz w:val="14"/>
                <w:szCs w:val="14"/>
              </w:rPr>
              <w:t>1.0</w:t>
            </w:r>
          </w:p>
        </w:tc>
        <w:tc>
          <w:tcPr>
            <w:tcW w:w="704" w:type="dxa"/>
            <w:tcMar>
              <w:top w:w="0" w:type="dxa"/>
              <w:left w:w="30" w:type="dxa"/>
              <w:bottom w:w="0" w:type="dxa"/>
              <w:right w:w="30" w:type="dxa"/>
            </w:tcMar>
            <w:vAlign w:val="center"/>
          </w:tcPr>
          <w:p w14:paraId="2512487E" w14:textId="77777777" w:rsidR="00DC6668" w:rsidRDefault="00000000">
            <w:pPr>
              <w:jc w:val="center"/>
              <w:rPr>
                <w:sz w:val="14"/>
                <w:szCs w:val="14"/>
              </w:rPr>
            </w:pPr>
            <w:r>
              <w:rPr>
                <w:sz w:val="14"/>
                <w:szCs w:val="14"/>
              </w:rPr>
              <w:t>1.0</w:t>
            </w:r>
          </w:p>
        </w:tc>
      </w:tr>
      <w:tr w:rsidR="00DC6668" w14:paraId="7EAF81EA" w14:textId="77777777">
        <w:trPr>
          <w:trHeight w:val="256"/>
        </w:trPr>
        <w:tc>
          <w:tcPr>
            <w:tcW w:w="1618" w:type="dxa"/>
            <w:tcMar>
              <w:top w:w="0" w:type="dxa"/>
              <w:left w:w="30" w:type="dxa"/>
              <w:bottom w:w="0" w:type="dxa"/>
              <w:right w:w="30" w:type="dxa"/>
            </w:tcMar>
            <w:vAlign w:val="center"/>
          </w:tcPr>
          <w:p w14:paraId="7C9F7ED6" w14:textId="77777777" w:rsidR="00DC6668" w:rsidRDefault="00000000">
            <w:pPr>
              <w:jc w:val="center"/>
            </w:pPr>
            <w:r>
              <w:rPr>
                <w:sz w:val="14"/>
                <w:szCs w:val="14"/>
              </w:rPr>
              <w:t>5’-CCAUGG-3’</w:t>
            </w:r>
            <w:r>
              <w:rPr>
                <w:sz w:val="14"/>
                <w:szCs w:val="14"/>
                <w:vertAlign w:val="superscript"/>
              </w:rPr>
              <w:t>a</w:t>
            </w:r>
            <w:r>
              <w:rPr>
                <w:sz w:val="14"/>
                <w:szCs w:val="14"/>
              </w:rPr>
              <w:br/>
              <w:t>3’-GGUACC-5’</w:t>
            </w:r>
          </w:p>
        </w:tc>
        <w:tc>
          <w:tcPr>
            <w:tcW w:w="1351" w:type="dxa"/>
            <w:tcBorders>
              <w:left w:val="single" w:sz="4" w:space="0" w:color="000000"/>
            </w:tcBorders>
            <w:vAlign w:val="center"/>
          </w:tcPr>
          <w:p w14:paraId="0DD1C6F0" w14:textId="77777777" w:rsidR="00DC6668" w:rsidRDefault="00000000">
            <w:pPr>
              <w:jc w:val="center"/>
              <w:rPr>
                <w:sz w:val="14"/>
                <w:szCs w:val="14"/>
              </w:rPr>
            </w:pPr>
            <w:r>
              <w:rPr>
                <w:sz w:val="14"/>
                <w:szCs w:val="14"/>
              </w:rPr>
              <w:t>-67.98</w:t>
            </w:r>
            <w:r>
              <w:rPr>
                <w:sz w:val="14"/>
                <w:szCs w:val="14"/>
              </w:rPr>
              <w:br/>
              <w:t>(-69.89 to -66.16)</w:t>
            </w:r>
          </w:p>
        </w:tc>
        <w:tc>
          <w:tcPr>
            <w:tcW w:w="901" w:type="dxa"/>
            <w:tcBorders>
              <w:right w:val="single" w:sz="4" w:space="0" w:color="000000"/>
            </w:tcBorders>
            <w:vAlign w:val="center"/>
          </w:tcPr>
          <w:p w14:paraId="43C9ADF1" w14:textId="77777777" w:rsidR="00DC6668" w:rsidRDefault="00000000">
            <w:pPr>
              <w:jc w:val="center"/>
              <w:rPr>
                <w:sz w:val="14"/>
                <w:szCs w:val="14"/>
              </w:rPr>
            </w:pPr>
            <w:r>
              <w:rPr>
                <w:sz w:val="14"/>
                <w:szCs w:val="14"/>
              </w:rPr>
              <w:t>-65.85</w:t>
            </w:r>
            <w:r>
              <w:rPr>
                <w:sz w:val="14"/>
                <w:szCs w:val="14"/>
              </w:rPr>
              <w:br/>
              <w:t>(±1.448)</w:t>
            </w:r>
          </w:p>
        </w:tc>
        <w:tc>
          <w:tcPr>
            <w:tcW w:w="1439" w:type="dxa"/>
            <w:tcMar>
              <w:top w:w="0" w:type="dxa"/>
              <w:left w:w="30" w:type="dxa"/>
              <w:bottom w:w="0" w:type="dxa"/>
              <w:right w:w="30" w:type="dxa"/>
            </w:tcMar>
            <w:vAlign w:val="center"/>
          </w:tcPr>
          <w:p w14:paraId="2B22DEB4" w14:textId="77777777" w:rsidR="00DC6668" w:rsidRDefault="00000000">
            <w:pPr>
              <w:jc w:val="center"/>
              <w:rPr>
                <w:sz w:val="14"/>
                <w:szCs w:val="14"/>
              </w:rPr>
            </w:pPr>
            <w:r>
              <w:rPr>
                <w:sz w:val="14"/>
                <w:szCs w:val="14"/>
              </w:rPr>
              <w:t>-186.59</w:t>
            </w:r>
            <w:r>
              <w:rPr>
                <w:sz w:val="14"/>
                <w:szCs w:val="14"/>
              </w:rPr>
              <w:br/>
              <w:t>(-192.46 to -181.12)</w:t>
            </w:r>
          </w:p>
        </w:tc>
        <w:tc>
          <w:tcPr>
            <w:tcW w:w="991" w:type="dxa"/>
            <w:tcMar>
              <w:top w:w="0" w:type="dxa"/>
              <w:left w:w="30" w:type="dxa"/>
              <w:bottom w:w="0" w:type="dxa"/>
              <w:right w:w="30" w:type="dxa"/>
            </w:tcMar>
            <w:vAlign w:val="center"/>
          </w:tcPr>
          <w:p w14:paraId="73C6654C" w14:textId="77777777" w:rsidR="00DC6668" w:rsidRDefault="00000000">
            <w:pPr>
              <w:jc w:val="center"/>
              <w:rPr>
                <w:sz w:val="14"/>
                <w:szCs w:val="14"/>
              </w:rPr>
            </w:pPr>
            <w:r>
              <w:rPr>
                <w:sz w:val="14"/>
                <w:szCs w:val="14"/>
              </w:rPr>
              <w:t>-180.82</w:t>
            </w:r>
            <w:r>
              <w:rPr>
                <w:sz w:val="14"/>
                <w:szCs w:val="14"/>
              </w:rPr>
              <w:br/>
              <w:t>(±4.495)</w:t>
            </w:r>
          </w:p>
        </w:tc>
        <w:tc>
          <w:tcPr>
            <w:tcW w:w="1259" w:type="dxa"/>
            <w:tcBorders>
              <w:left w:val="single" w:sz="4" w:space="0" w:color="000000"/>
            </w:tcBorders>
            <w:vAlign w:val="center"/>
          </w:tcPr>
          <w:p w14:paraId="1D290082" w14:textId="77777777" w:rsidR="00DC6668" w:rsidRDefault="00000000">
            <w:pPr>
              <w:jc w:val="center"/>
              <w:rPr>
                <w:sz w:val="14"/>
                <w:szCs w:val="14"/>
              </w:rPr>
            </w:pPr>
            <w:r>
              <w:rPr>
                <w:sz w:val="14"/>
                <w:szCs w:val="14"/>
              </w:rPr>
              <w:t>-10.11</w:t>
            </w:r>
            <w:r>
              <w:rPr>
                <w:sz w:val="14"/>
                <w:szCs w:val="14"/>
              </w:rPr>
              <w:br/>
              <w:t>(-10.2 to -10)</w:t>
            </w:r>
          </w:p>
        </w:tc>
        <w:tc>
          <w:tcPr>
            <w:tcW w:w="811" w:type="dxa"/>
            <w:tcBorders>
              <w:right w:val="single" w:sz="4" w:space="0" w:color="000000"/>
            </w:tcBorders>
            <w:vAlign w:val="center"/>
          </w:tcPr>
          <w:p w14:paraId="49054448" w14:textId="77777777" w:rsidR="00DC6668" w:rsidRDefault="00000000">
            <w:pPr>
              <w:jc w:val="center"/>
              <w:rPr>
                <w:sz w:val="14"/>
                <w:szCs w:val="14"/>
              </w:rPr>
            </w:pPr>
            <w:r>
              <w:rPr>
                <w:sz w:val="14"/>
                <w:szCs w:val="14"/>
              </w:rPr>
              <w:t>-9.77 (±0.055)</w:t>
            </w:r>
          </w:p>
        </w:tc>
        <w:tc>
          <w:tcPr>
            <w:tcW w:w="1170" w:type="dxa"/>
            <w:tcMar>
              <w:top w:w="0" w:type="dxa"/>
              <w:left w:w="30" w:type="dxa"/>
              <w:bottom w:w="0" w:type="dxa"/>
              <w:right w:w="30" w:type="dxa"/>
            </w:tcMar>
            <w:vAlign w:val="center"/>
          </w:tcPr>
          <w:p w14:paraId="6A195BD0" w14:textId="77777777" w:rsidR="00DC6668" w:rsidRDefault="00000000">
            <w:pPr>
              <w:jc w:val="center"/>
              <w:rPr>
                <w:sz w:val="14"/>
                <w:szCs w:val="14"/>
              </w:rPr>
            </w:pPr>
            <w:r>
              <w:rPr>
                <w:sz w:val="14"/>
                <w:szCs w:val="14"/>
              </w:rPr>
              <w:t>54.21</w:t>
            </w:r>
            <w:r>
              <w:rPr>
                <w:sz w:val="14"/>
                <w:szCs w:val="14"/>
              </w:rPr>
              <w:br/>
              <w:t>(53.95 to 54.54)</w:t>
            </w:r>
          </w:p>
        </w:tc>
        <w:tc>
          <w:tcPr>
            <w:tcW w:w="899" w:type="dxa"/>
            <w:tcMar>
              <w:top w:w="0" w:type="dxa"/>
              <w:left w:w="30" w:type="dxa"/>
              <w:bottom w:w="0" w:type="dxa"/>
              <w:right w:w="30" w:type="dxa"/>
            </w:tcMar>
            <w:vAlign w:val="center"/>
          </w:tcPr>
          <w:p w14:paraId="69E43CB6" w14:textId="77777777" w:rsidR="00DC6668" w:rsidRDefault="00000000">
            <w:pPr>
              <w:jc w:val="center"/>
              <w:rPr>
                <w:sz w:val="14"/>
                <w:szCs w:val="14"/>
              </w:rPr>
            </w:pPr>
            <w:r>
              <w:rPr>
                <w:sz w:val="14"/>
                <w:szCs w:val="14"/>
              </w:rPr>
              <w:t>53</w:t>
            </w:r>
          </w:p>
        </w:tc>
        <w:tc>
          <w:tcPr>
            <w:tcW w:w="811" w:type="dxa"/>
            <w:tcBorders>
              <w:left w:val="single" w:sz="4" w:space="0" w:color="000000"/>
            </w:tcBorders>
            <w:vAlign w:val="center"/>
          </w:tcPr>
          <w:p w14:paraId="73F9FF82" w14:textId="77777777" w:rsidR="00DC6668" w:rsidRDefault="00000000">
            <w:pPr>
              <w:jc w:val="center"/>
              <w:rPr>
                <w:sz w:val="14"/>
                <w:szCs w:val="14"/>
              </w:rPr>
            </w:pPr>
            <w:r>
              <w:rPr>
                <w:sz w:val="14"/>
                <w:szCs w:val="14"/>
              </w:rPr>
              <w:t>1.6</w:t>
            </w:r>
          </w:p>
        </w:tc>
        <w:tc>
          <w:tcPr>
            <w:tcW w:w="809" w:type="dxa"/>
            <w:tcMar>
              <w:top w:w="0" w:type="dxa"/>
              <w:left w:w="30" w:type="dxa"/>
              <w:bottom w:w="0" w:type="dxa"/>
              <w:right w:w="30" w:type="dxa"/>
            </w:tcMar>
            <w:vAlign w:val="center"/>
          </w:tcPr>
          <w:p w14:paraId="58CC25EC" w14:textId="77777777" w:rsidR="00DC6668" w:rsidRDefault="00000000">
            <w:pPr>
              <w:jc w:val="center"/>
              <w:rPr>
                <w:sz w:val="14"/>
                <w:szCs w:val="14"/>
              </w:rPr>
            </w:pPr>
            <w:r>
              <w:rPr>
                <w:sz w:val="14"/>
                <w:szCs w:val="14"/>
              </w:rPr>
              <w:t>1.6</w:t>
            </w:r>
          </w:p>
        </w:tc>
        <w:tc>
          <w:tcPr>
            <w:tcW w:w="812" w:type="dxa"/>
            <w:tcMar>
              <w:top w:w="0" w:type="dxa"/>
              <w:left w:w="30" w:type="dxa"/>
              <w:bottom w:w="0" w:type="dxa"/>
              <w:right w:w="30" w:type="dxa"/>
            </w:tcMar>
            <w:vAlign w:val="center"/>
          </w:tcPr>
          <w:p w14:paraId="2AD7A6C7" w14:textId="77777777" w:rsidR="00DC6668" w:rsidRDefault="00000000">
            <w:pPr>
              <w:jc w:val="center"/>
              <w:rPr>
                <w:sz w:val="14"/>
                <w:szCs w:val="14"/>
              </w:rPr>
            </w:pPr>
            <w:r>
              <w:rPr>
                <w:sz w:val="14"/>
                <w:szCs w:val="14"/>
              </w:rPr>
              <w:t>1.9</w:t>
            </w:r>
          </w:p>
        </w:tc>
        <w:tc>
          <w:tcPr>
            <w:tcW w:w="704" w:type="dxa"/>
            <w:tcMar>
              <w:top w:w="0" w:type="dxa"/>
              <w:left w:w="30" w:type="dxa"/>
              <w:bottom w:w="0" w:type="dxa"/>
              <w:right w:w="30" w:type="dxa"/>
            </w:tcMar>
            <w:vAlign w:val="center"/>
          </w:tcPr>
          <w:p w14:paraId="2E25E42E" w14:textId="77777777" w:rsidR="00DC6668" w:rsidRDefault="00000000">
            <w:pPr>
              <w:jc w:val="center"/>
              <w:rPr>
                <w:sz w:val="14"/>
                <w:szCs w:val="14"/>
              </w:rPr>
            </w:pPr>
            <w:r>
              <w:rPr>
                <w:sz w:val="14"/>
                <w:szCs w:val="14"/>
              </w:rPr>
              <w:t>1.2</w:t>
            </w:r>
          </w:p>
        </w:tc>
      </w:tr>
      <w:tr w:rsidR="00DC6668" w14:paraId="6F541FCF" w14:textId="77777777">
        <w:trPr>
          <w:trHeight w:val="256"/>
        </w:trPr>
        <w:tc>
          <w:tcPr>
            <w:tcW w:w="1618" w:type="dxa"/>
            <w:tcMar>
              <w:top w:w="0" w:type="dxa"/>
              <w:left w:w="30" w:type="dxa"/>
              <w:bottom w:w="0" w:type="dxa"/>
              <w:right w:w="30" w:type="dxa"/>
            </w:tcMar>
            <w:vAlign w:val="center"/>
          </w:tcPr>
          <w:p w14:paraId="2E17D99B" w14:textId="77777777" w:rsidR="00DC6668" w:rsidRDefault="00000000">
            <w:pPr>
              <w:jc w:val="center"/>
            </w:pPr>
            <w:r>
              <w:rPr>
                <w:sz w:val="14"/>
                <w:szCs w:val="14"/>
              </w:rPr>
              <w:t>5’-GAUAUAUC-3’</w:t>
            </w:r>
            <w:r>
              <w:rPr>
                <w:b/>
                <w:bCs/>
                <w:sz w:val="14"/>
                <w:szCs w:val="14"/>
                <w:vertAlign w:val="superscript"/>
              </w:rPr>
              <w:t>a</w:t>
            </w:r>
            <w:r>
              <w:rPr>
                <w:sz w:val="14"/>
                <w:szCs w:val="14"/>
              </w:rPr>
              <w:br/>
              <w:t>3’-CUAUAUAG-5’</w:t>
            </w:r>
          </w:p>
        </w:tc>
        <w:tc>
          <w:tcPr>
            <w:tcW w:w="1351" w:type="dxa"/>
            <w:tcBorders>
              <w:left w:val="single" w:sz="4" w:space="0" w:color="000000"/>
            </w:tcBorders>
            <w:vAlign w:val="center"/>
          </w:tcPr>
          <w:p w14:paraId="6403E2DA" w14:textId="77777777" w:rsidR="00DC6668" w:rsidRDefault="00000000">
            <w:pPr>
              <w:jc w:val="center"/>
              <w:rPr>
                <w:sz w:val="14"/>
                <w:szCs w:val="14"/>
              </w:rPr>
            </w:pPr>
            <w:r>
              <w:rPr>
                <w:sz w:val="14"/>
                <w:szCs w:val="14"/>
              </w:rPr>
              <w:t>-56.76</w:t>
            </w:r>
            <w:r>
              <w:rPr>
                <w:sz w:val="14"/>
                <w:szCs w:val="14"/>
              </w:rPr>
              <w:br/>
              <w:t>(-57.94 to -55.81)</w:t>
            </w:r>
          </w:p>
        </w:tc>
        <w:tc>
          <w:tcPr>
            <w:tcW w:w="901" w:type="dxa"/>
            <w:tcBorders>
              <w:right w:val="single" w:sz="4" w:space="0" w:color="000000"/>
            </w:tcBorders>
            <w:vAlign w:val="center"/>
          </w:tcPr>
          <w:p w14:paraId="0422B358" w14:textId="77777777" w:rsidR="00DC6668" w:rsidRDefault="00000000">
            <w:pPr>
              <w:jc w:val="center"/>
              <w:rPr>
                <w:sz w:val="14"/>
                <w:szCs w:val="14"/>
              </w:rPr>
            </w:pPr>
            <w:r>
              <w:rPr>
                <w:sz w:val="14"/>
                <w:szCs w:val="14"/>
              </w:rPr>
              <w:t>-52</w:t>
            </w:r>
            <w:r>
              <w:rPr>
                <w:sz w:val="14"/>
                <w:szCs w:val="14"/>
              </w:rPr>
              <w:br/>
              <w:t>(±3.8)</w:t>
            </w:r>
          </w:p>
        </w:tc>
        <w:tc>
          <w:tcPr>
            <w:tcW w:w="1439" w:type="dxa"/>
            <w:tcMar>
              <w:top w:w="0" w:type="dxa"/>
              <w:left w:w="30" w:type="dxa"/>
              <w:bottom w:w="0" w:type="dxa"/>
              <w:right w:w="30" w:type="dxa"/>
            </w:tcMar>
            <w:vAlign w:val="center"/>
          </w:tcPr>
          <w:p w14:paraId="4246EAE5" w14:textId="77777777" w:rsidR="00DC6668" w:rsidRDefault="00000000">
            <w:pPr>
              <w:jc w:val="center"/>
              <w:rPr>
                <w:sz w:val="14"/>
                <w:szCs w:val="14"/>
              </w:rPr>
            </w:pPr>
            <w:r>
              <w:rPr>
                <w:sz w:val="14"/>
                <w:szCs w:val="14"/>
              </w:rPr>
              <w:t>-156.93</w:t>
            </w:r>
            <w:r>
              <w:rPr>
                <w:sz w:val="14"/>
                <w:szCs w:val="14"/>
              </w:rPr>
              <w:br/>
              <w:t>(-160.59 to -153.94)</w:t>
            </w:r>
          </w:p>
        </w:tc>
        <w:tc>
          <w:tcPr>
            <w:tcW w:w="991" w:type="dxa"/>
            <w:tcMar>
              <w:top w:w="0" w:type="dxa"/>
              <w:left w:w="30" w:type="dxa"/>
              <w:bottom w:w="0" w:type="dxa"/>
              <w:right w:w="30" w:type="dxa"/>
            </w:tcMar>
            <w:vAlign w:val="center"/>
          </w:tcPr>
          <w:p w14:paraId="35AE2850" w14:textId="77777777" w:rsidR="00DC6668" w:rsidRDefault="00000000">
            <w:pPr>
              <w:jc w:val="center"/>
              <w:rPr>
                <w:sz w:val="14"/>
                <w:szCs w:val="14"/>
              </w:rPr>
            </w:pPr>
            <w:r>
              <w:rPr>
                <w:sz w:val="14"/>
                <w:szCs w:val="14"/>
              </w:rPr>
              <w:t>-142.6</w:t>
            </w:r>
            <w:r>
              <w:rPr>
                <w:sz w:val="14"/>
                <w:szCs w:val="14"/>
              </w:rPr>
              <w:br/>
              <w:t>(±11.9)</w:t>
            </w:r>
          </w:p>
        </w:tc>
        <w:tc>
          <w:tcPr>
            <w:tcW w:w="1259" w:type="dxa"/>
            <w:tcBorders>
              <w:left w:val="single" w:sz="4" w:space="0" w:color="000000"/>
            </w:tcBorders>
            <w:vAlign w:val="center"/>
          </w:tcPr>
          <w:p w14:paraId="754D45B9" w14:textId="77777777" w:rsidR="00DC6668" w:rsidRDefault="00000000">
            <w:pPr>
              <w:jc w:val="center"/>
              <w:rPr>
                <w:sz w:val="14"/>
                <w:szCs w:val="14"/>
              </w:rPr>
            </w:pPr>
            <w:r>
              <w:rPr>
                <w:sz w:val="14"/>
                <w:szCs w:val="14"/>
              </w:rPr>
              <w:t>-8.09</w:t>
            </w:r>
            <w:r>
              <w:rPr>
                <w:sz w:val="14"/>
                <w:szCs w:val="14"/>
              </w:rPr>
              <w:br/>
              <w:t>(-8.16 to -8.01)</w:t>
            </w:r>
          </w:p>
        </w:tc>
        <w:tc>
          <w:tcPr>
            <w:tcW w:w="811" w:type="dxa"/>
            <w:tcBorders>
              <w:right w:val="single" w:sz="4" w:space="0" w:color="000000"/>
            </w:tcBorders>
            <w:vAlign w:val="center"/>
          </w:tcPr>
          <w:p w14:paraId="3078C10B" w14:textId="77777777" w:rsidR="00DC6668" w:rsidRDefault="00000000">
            <w:pPr>
              <w:jc w:val="center"/>
              <w:rPr>
                <w:sz w:val="14"/>
                <w:szCs w:val="14"/>
              </w:rPr>
            </w:pPr>
            <w:r>
              <w:rPr>
                <w:sz w:val="14"/>
                <w:szCs w:val="14"/>
              </w:rPr>
              <w:t>-7.72 (±0.16)</w:t>
            </w:r>
          </w:p>
        </w:tc>
        <w:tc>
          <w:tcPr>
            <w:tcW w:w="1170" w:type="dxa"/>
            <w:tcMar>
              <w:top w:w="0" w:type="dxa"/>
              <w:left w:w="30" w:type="dxa"/>
              <w:bottom w:w="0" w:type="dxa"/>
              <w:right w:w="30" w:type="dxa"/>
            </w:tcMar>
            <w:vAlign w:val="center"/>
          </w:tcPr>
          <w:p w14:paraId="2392A022" w14:textId="77777777" w:rsidR="00DC6668" w:rsidRDefault="00000000">
            <w:pPr>
              <w:jc w:val="center"/>
              <w:rPr>
                <w:sz w:val="14"/>
                <w:szCs w:val="14"/>
              </w:rPr>
            </w:pPr>
            <w:r>
              <w:rPr>
                <w:sz w:val="14"/>
                <w:szCs w:val="14"/>
              </w:rPr>
              <w:t>50.76</w:t>
            </w:r>
            <w:r>
              <w:rPr>
                <w:sz w:val="14"/>
                <w:szCs w:val="14"/>
              </w:rPr>
              <w:br/>
              <w:t>(50.35 to 51.04)</w:t>
            </w:r>
          </w:p>
        </w:tc>
        <w:tc>
          <w:tcPr>
            <w:tcW w:w="899" w:type="dxa"/>
            <w:tcMar>
              <w:top w:w="0" w:type="dxa"/>
              <w:left w:w="30" w:type="dxa"/>
              <w:bottom w:w="0" w:type="dxa"/>
              <w:right w:w="30" w:type="dxa"/>
            </w:tcMar>
            <w:vAlign w:val="center"/>
          </w:tcPr>
          <w:p w14:paraId="4B1609B9" w14:textId="77777777" w:rsidR="00DC6668" w:rsidRDefault="00000000">
            <w:pPr>
              <w:jc w:val="center"/>
              <w:rPr>
                <w:sz w:val="14"/>
                <w:szCs w:val="14"/>
              </w:rPr>
            </w:pPr>
            <w:r>
              <w:rPr>
                <w:sz w:val="14"/>
                <w:szCs w:val="14"/>
              </w:rPr>
              <w:t>49.7</w:t>
            </w:r>
          </w:p>
        </w:tc>
        <w:tc>
          <w:tcPr>
            <w:tcW w:w="811" w:type="dxa"/>
            <w:tcBorders>
              <w:left w:val="single" w:sz="4" w:space="0" w:color="000000"/>
            </w:tcBorders>
            <w:vAlign w:val="center"/>
          </w:tcPr>
          <w:p w14:paraId="277FE217" w14:textId="77777777" w:rsidR="00DC6668" w:rsidRDefault="00000000">
            <w:pPr>
              <w:jc w:val="center"/>
              <w:rPr>
                <w:sz w:val="14"/>
                <w:szCs w:val="14"/>
              </w:rPr>
            </w:pPr>
            <w:r>
              <w:rPr>
                <w:sz w:val="14"/>
                <w:szCs w:val="14"/>
              </w:rPr>
              <w:t>3.7</w:t>
            </w:r>
          </w:p>
        </w:tc>
        <w:tc>
          <w:tcPr>
            <w:tcW w:w="809" w:type="dxa"/>
            <w:tcMar>
              <w:top w:w="0" w:type="dxa"/>
              <w:left w:w="30" w:type="dxa"/>
              <w:bottom w:w="0" w:type="dxa"/>
              <w:right w:w="30" w:type="dxa"/>
            </w:tcMar>
            <w:vAlign w:val="center"/>
          </w:tcPr>
          <w:p w14:paraId="701144B3" w14:textId="77777777" w:rsidR="00DC6668" w:rsidRDefault="00000000">
            <w:pPr>
              <w:jc w:val="center"/>
              <w:rPr>
                <w:sz w:val="14"/>
                <w:szCs w:val="14"/>
              </w:rPr>
            </w:pPr>
            <w:r>
              <w:rPr>
                <w:sz w:val="14"/>
                <w:szCs w:val="14"/>
              </w:rPr>
              <w:t>4.0</w:t>
            </w:r>
          </w:p>
        </w:tc>
        <w:tc>
          <w:tcPr>
            <w:tcW w:w="812" w:type="dxa"/>
            <w:tcMar>
              <w:top w:w="0" w:type="dxa"/>
              <w:left w:w="30" w:type="dxa"/>
              <w:bottom w:w="0" w:type="dxa"/>
              <w:right w:w="30" w:type="dxa"/>
            </w:tcMar>
            <w:vAlign w:val="center"/>
          </w:tcPr>
          <w:p w14:paraId="618577A5" w14:textId="77777777" w:rsidR="00DC6668" w:rsidRDefault="00000000">
            <w:pPr>
              <w:jc w:val="center"/>
              <w:rPr>
                <w:sz w:val="14"/>
                <w:szCs w:val="14"/>
              </w:rPr>
            </w:pPr>
            <w:r>
              <w:rPr>
                <w:sz w:val="14"/>
                <w:szCs w:val="14"/>
              </w:rPr>
              <w:t>2.0</w:t>
            </w:r>
          </w:p>
        </w:tc>
        <w:tc>
          <w:tcPr>
            <w:tcW w:w="704" w:type="dxa"/>
            <w:tcMar>
              <w:top w:w="0" w:type="dxa"/>
              <w:left w:w="30" w:type="dxa"/>
              <w:bottom w:w="0" w:type="dxa"/>
              <w:right w:w="30" w:type="dxa"/>
            </w:tcMar>
            <w:vAlign w:val="center"/>
          </w:tcPr>
          <w:p w14:paraId="584BCF14" w14:textId="77777777" w:rsidR="00DC6668" w:rsidRDefault="00000000">
            <w:pPr>
              <w:jc w:val="center"/>
              <w:rPr>
                <w:sz w:val="14"/>
                <w:szCs w:val="14"/>
              </w:rPr>
            </w:pPr>
            <w:r>
              <w:rPr>
                <w:sz w:val="14"/>
                <w:szCs w:val="14"/>
              </w:rPr>
              <w:t>1.0</w:t>
            </w:r>
          </w:p>
        </w:tc>
      </w:tr>
      <w:tr w:rsidR="00DC6668" w14:paraId="2FACAC39" w14:textId="77777777">
        <w:trPr>
          <w:trHeight w:val="256"/>
        </w:trPr>
        <w:tc>
          <w:tcPr>
            <w:tcW w:w="1618" w:type="dxa"/>
            <w:tcMar>
              <w:top w:w="0" w:type="dxa"/>
              <w:left w:w="30" w:type="dxa"/>
              <w:bottom w:w="0" w:type="dxa"/>
              <w:right w:w="30" w:type="dxa"/>
            </w:tcMar>
            <w:vAlign w:val="center"/>
          </w:tcPr>
          <w:p w14:paraId="09553779" w14:textId="77777777" w:rsidR="00DC6668" w:rsidRDefault="00000000">
            <w:pPr>
              <w:jc w:val="center"/>
            </w:pPr>
            <w:r>
              <w:rPr>
                <w:sz w:val="14"/>
                <w:szCs w:val="14"/>
              </w:rPr>
              <w:t>5’-GCAAUUGC-3’</w:t>
            </w:r>
            <w:r>
              <w:rPr>
                <w:sz w:val="14"/>
                <w:szCs w:val="14"/>
                <w:vertAlign w:val="superscript"/>
              </w:rPr>
              <w:t>a</w:t>
            </w:r>
            <w:r>
              <w:rPr>
                <w:sz w:val="14"/>
                <w:szCs w:val="14"/>
              </w:rPr>
              <w:br/>
              <w:t>3’-CGUUAACG-5’</w:t>
            </w:r>
          </w:p>
        </w:tc>
        <w:tc>
          <w:tcPr>
            <w:tcW w:w="1351" w:type="dxa"/>
            <w:tcBorders>
              <w:left w:val="single" w:sz="4" w:space="0" w:color="000000"/>
            </w:tcBorders>
            <w:vAlign w:val="center"/>
          </w:tcPr>
          <w:p w14:paraId="253DC665" w14:textId="77777777" w:rsidR="00DC6668" w:rsidRDefault="00000000">
            <w:pPr>
              <w:jc w:val="center"/>
              <w:rPr>
                <w:sz w:val="14"/>
                <w:szCs w:val="14"/>
              </w:rPr>
            </w:pPr>
            <w:r>
              <w:rPr>
                <w:sz w:val="14"/>
                <w:szCs w:val="14"/>
              </w:rPr>
              <w:t>-51.92</w:t>
            </w:r>
            <w:r>
              <w:rPr>
                <w:sz w:val="14"/>
                <w:szCs w:val="14"/>
              </w:rPr>
              <w:br/>
              <w:t>(-54.53 to -50.37)</w:t>
            </w:r>
          </w:p>
        </w:tc>
        <w:tc>
          <w:tcPr>
            <w:tcW w:w="901" w:type="dxa"/>
            <w:tcBorders>
              <w:right w:val="single" w:sz="4" w:space="0" w:color="000000"/>
            </w:tcBorders>
            <w:vAlign w:val="center"/>
          </w:tcPr>
          <w:p w14:paraId="4DF0D553" w14:textId="77777777" w:rsidR="00DC6668" w:rsidRDefault="00000000">
            <w:pPr>
              <w:jc w:val="center"/>
              <w:rPr>
                <w:sz w:val="14"/>
                <w:szCs w:val="14"/>
              </w:rPr>
            </w:pPr>
            <w:r>
              <w:rPr>
                <w:sz w:val="14"/>
                <w:szCs w:val="14"/>
              </w:rPr>
              <w:t>-48.17</w:t>
            </w:r>
            <w:r>
              <w:rPr>
                <w:sz w:val="14"/>
                <w:szCs w:val="14"/>
              </w:rPr>
              <w:br/>
              <w:t>(±1.779)</w:t>
            </w:r>
          </w:p>
        </w:tc>
        <w:tc>
          <w:tcPr>
            <w:tcW w:w="1439" w:type="dxa"/>
            <w:tcMar>
              <w:top w:w="0" w:type="dxa"/>
              <w:left w:w="30" w:type="dxa"/>
              <w:bottom w:w="0" w:type="dxa"/>
              <w:right w:w="30" w:type="dxa"/>
            </w:tcMar>
            <w:vAlign w:val="center"/>
          </w:tcPr>
          <w:p w14:paraId="2B34B9AE" w14:textId="77777777" w:rsidR="00DC6668" w:rsidRDefault="00000000">
            <w:pPr>
              <w:jc w:val="center"/>
              <w:rPr>
                <w:sz w:val="14"/>
                <w:szCs w:val="14"/>
              </w:rPr>
            </w:pPr>
            <w:r>
              <w:rPr>
                <w:sz w:val="14"/>
                <w:szCs w:val="14"/>
              </w:rPr>
              <w:t>-143.61</w:t>
            </w:r>
            <w:r>
              <w:rPr>
                <w:sz w:val="14"/>
                <w:szCs w:val="14"/>
              </w:rPr>
              <w:br/>
              <w:t>(-151.88 to -138.78)</w:t>
            </w:r>
          </w:p>
        </w:tc>
        <w:tc>
          <w:tcPr>
            <w:tcW w:w="991" w:type="dxa"/>
            <w:tcMar>
              <w:top w:w="0" w:type="dxa"/>
              <w:left w:w="30" w:type="dxa"/>
              <w:bottom w:w="0" w:type="dxa"/>
              <w:right w:w="30" w:type="dxa"/>
            </w:tcMar>
            <w:vAlign w:val="center"/>
          </w:tcPr>
          <w:p w14:paraId="20C40A9A" w14:textId="77777777" w:rsidR="00DC6668" w:rsidRDefault="00000000">
            <w:pPr>
              <w:jc w:val="center"/>
              <w:rPr>
                <w:sz w:val="14"/>
                <w:szCs w:val="14"/>
              </w:rPr>
            </w:pPr>
            <w:r>
              <w:rPr>
                <w:sz w:val="14"/>
                <w:szCs w:val="14"/>
              </w:rPr>
              <w:t>-132.17</w:t>
            </w:r>
            <w:r>
              <w:rPr>
                <w:sz w:val="14"/>
                <w:szCs w:val="14"/>
              </w:rPr>
              <w:br/>
              <w:t>(±5.73)</w:t>
            </w:r>
          </w:p>
        </w:tc>
        <w:tc>
          <w:tcPr>
            <w:tcW w:w="1259" w:type="dxa"/>
            <w:tcBorders>
              <w:left w:val="single" w:sz="4" w:space="0" w:color="000000"/>
            </w:tcBorders>
            <w:vAlign w:val="center"/>
          </w:tcPr>
          <w:p w14:paraId="1BD766E0" w14:textId="77777777" w:rsidR="00DC6668" w:rsidRDefault="00000000">
            <w:pPr>
              <w:jc w:val="center"/>
              <w:rPr>
                <w:sz w:val="14"/>
                <w:szCs w:val="14"/>
              </w:rPr>
            </w:pPr>
            <w:r>
              <w:rPr>
                <w:sz w:val="14"/>
                <w:szCs w:val="14"/>
              </w:rPr>
              <w:t>-7.38</w:t>
            </w:r>
            <w:r>
              <w:rPr>
                <w:sz w:val="14"/>
                <w:szCs w:val="14"/>
              </w:rPr>
              <w:br/>
              <w:t>(-7.45 to -7.28)</w:t>
            </w:r>
          </w:p>
        </w:tc>
        <w:tc>
          <w:tcPr>
            <w:tcW w:w="811" w:type="dxa"/>
            <w:tcBorders>
              <w:right w:val="single" w:sz="4" w:space="0" w:color="000000"/>
            </w:tcBorders>
            <w:vAlign w:val="center"/>
          </w:tcPr>
          <w:p w14:paraId="31926A4E" w14:textId="77777777" w:rsidR="00DC6668" w:rsidRDefault="00000000">
            <w:pPr>
              <w:jc w:val="center"/>
              <w:rPr>
                <w:sz w:val="14"/>
                <w:szCs w:val="14"/>
              </w:rPr>
            </w:pPr>
            <w:r>
              <w:rPr>
                <w:sz w:val="14"/>
                <w:szCs w:val="14"/>
              </w:rPr>
              <w:t>-7.18 (±0.024)</w:t>
            </w:r>
          </w:p>
        </w:tc>
        <w:tc>
          <w:tcPr>
            <w:tcW w:w="1170" w:type="dxa"/>
            <w:tcMar>
              <w:top w:w="0" w:type="dxa"/>
              <w:left w:w="30" w:type="dxa"/>
              <w:bottom w:w="0" w:type="dxa"/>
              <w:right w:w="30" w:type="dxa"/>
            </w:tcMar>
            <w:vAlign w:val="center"/>
          </w:tcPr>
          <w:p w14:paraId="5904FE63" w14:textId="77777777" w:rsidR="00DC6668" w:rsidRDefault="00000000">
            <w:pPr>
              <w:jc w:val="center"/>
              <w:rPr>
                <w:sz w:val="14"/>
                <w:szCs w:val="14"/>
              </w:rPr>
            </w:pPr>
            <w:r>
              <w:rPr>
                <w:sz w:val="14"/>
                <w:szCs w:val="14"/>
              </w:rPr>
              <w:t>42.13</w:t>
            </w:r>
            <w:r>
              <w:rPr>
                <w:sz w:val="14"/>
                <w:szCs w:val="14"/>
              </w:rPr>
              <w:br/>
              <w:t>(41.56 to 42.39)</w:t>
            </w:r>
          </w:p>
        </w:tc>
        <w:tc>
          <w:tcPr>
            <w:tcW w:w="899" w:type="dxa"/>
            <w:tcMar>
              <w:top w:w="0" w:type="dxa"/>
              <w:left w:w="30" w:type="dxa"/>
              <w:bottom w:w="0" w:type="dxa"/>
              <w:right w:w="30" w:type="dxa"/>
            </w:tcMar>
            <w:vAlign w:val="center"/>
          </w:tcPr>
          <w:p w14:paraId="2FA003D1" w14:textId="77777777" w:rsidR="00DC6668" w:rsidRDefault="00000000">
            <w:pPr>
              <w:jc w:val="center"/>
              <w:rPr>
                <w:sz w:val="14"/>
                <w:szCs w:val="14"/>
              </w:rPr>
            </w:pPr>
            <w:r>
              <w:rPr>
                <w:sz w:val="14"/>
                <w:szCs w:val="14"/>
              </w:rPr>
              <w:t>41.2</w:t>
            </w:r>
          </w:p>
        </w:tc>
        <w:tc>
          <w:tcPr>
            <w:tcW w:w="811" w:type="dxa"/>
            <w:tcBorders>
              <w:left w:val="single" w:sz="4" w:space="0" w:color="000000"/>
            </w:tcBorders>
            <w:vAlign w:val="center"/>
          </w:tcPr>
          <w:p w14:paraId="28BF3953" w14:textId="77777777" w:rsidR="00DC6668" w:rsidRDefault="00000000">
            <w:pPr>
              <w:jc w:val="center"/>
              <w:rPr>
                <w:sz w:val="14"/>
                <w:szCs w:val="14"/>
              </w:rPr>
            </w:pPr>
            <w:r>
              <w:rPr>
                <w:sz w:val="14"/>
                <w:szCs w:val="14"/>
              </w:rPr>
              <w:t>2.9</w:t>
            </w:r>
          </w:p>
        </w:tc>
        <w:tc>
          <w:tcPr>
            <w:tcW w:w="809" w:type="dxa"/>
            <w:tcMar>
              <w:top w:w="0" w:type="dxa"/>
              <w:left w:w="30" w:type="dxa"/>
              <w:bottom w:w="0" w:type="dxa"/>
              <w:right w:w="30" w:type="dxa"/>
            </w:tcMar>
            <w:vAlign w:val="center"/>
          </w:tcPr>
          <w:p w14:paraId="4B06FB2B" w14:textId="77777777" w:rsidR="00DC6668" w:rsidRDefault="00000000">
            <w:pPr>
              <w:jc w:val="center"/>
              <w:rPr>
                <w:sz w:val="14"/>
                <w:szCs w:val="14"/>
              </w:rPr>
            </w:pPr>
            <w:r>
              <w:rPr>
                <w:sz w:val="14"/>
                <w:szCs w:val="14"/>
              </w:rPr>
              <w:t>3.2</w:t>
            </w:r>
          </w:p>
        </w:tc>
        <w:tc>
          <w:tcPr>
            <w:tcW w:w="812" w:type="dxa"/>
            <w:tcMar>
              <w:top w:w="0" w:type="dxa"/>
              <w:left w:w="30" w:type="dxa"/>
              <w:bottom w:w="0" w:type="dxa"/>
              <w:right w:w="30" w:type="dxa"/>
            </w:tcMar>
            <w:vAlign w:val="center"/>
          </w:tcPr>
          <w:p w14:paraId="65DE8E8A" w14:textId="77777777" w:rsidR="00DC6668" w:rsidRDefault="00000000">
            <w:pPr>
              <w:jc w:val="center"/>
              <w:rPr>
                <w:sz w:val="14"/>
                <w:szCs w:val="14"/>
              </w:rPr>
            </w:pPr>
            <w:r>
              <w:rPr>
                <w:sz w:val="14"/>
                <w:szCs w:val="14"/>
              </w:rPr>
              <w:t>1.1</w:t>
            </w:r>
          </w:p>
        </w:tc>
        <w:tc>
          <w:tcPr>
            <w:tcW w:w="704" w:type="dxa"/>
            <w:tcMar>
              <w:top w:w="0" w:type="dxa"/>
              <w:left w:w="30" w:type="dxa"/>
              <w:bottom w:w="0" w:type="dxa"/>
              <w:right w:w="30" w:type="dxa"/>
            </w:tcMar>
            <w:vAlign w:val="center"/>
          </w:tcPr>
          <w:p w14:paraId="260F2FE2" w14:textId="77777777" w:rsidR="00DC6668" w:rsidRDefault="00000000">
            <w:pPr>
              <w:jc w:val="center"/>
              <w:rPr>
                <w:sz w:val="14"/>
                <w:szCs w:val="14"/>
              </w:rPr>
            </w:pPr>
            <w:r>
              <w:rPr>
                <w:sz w:val="14"/>
                <w:szCs w:val="14"/>
              </w:rPr>
              <w:t>0.9</w:t>
            </w:r>
          </w:p>
        </w:tc>
      </w:tr>
      <w:tr w:rsidR="00DC6668" w14:paraId="5BCF5B80" w14:textId="77777777">
        <w:trPr>
          <w:trHeight w:val="256"/>
        </w:trPr>
        <w:tc>
          <w:tcPr>
            <w:tcW w:w="1618" w:type="dxa"/>
            <w:tcMar>
              <w:top w:w="0" w:type="dxa"/>
              <w:left w:w="30" w:type="dxa"/>
              <w:bottom w:w="0" w:type="dxa"/>
              <w:right w:w="30" w:type="dxa"/>
            </w:tcMar>
            <w:vAlign w:val="center"/>
          </w:tcPr>
          <w:p w14:paraId="0E57C640" w14:textId="77777777" w:rsidR="00DC6668" w:rsidRDefault="00000000">
            <w:pPr>
              <w:jc w:val="center"/>
            </w:pPr>
            <w:r>
              <w:rPr>
                <w:sz w:val="14"/>
                <w:szCs w:val="14"/>
              </w:rPr>
              <w:t>5’-CGAAAGGU-3’</w:t>
            </w:r>
            <w:r>
              <w:rPr>
                <w:sz w:val="14"/>
                <w:szCs w:val="14"/>
                <w:vertAlign w:val="superscript"/>
              </w:rPr>
              <w:t>b</w:t>
            </w:r>
            <w:r>
              <w:rPr>
                <w:sz w:val="14"/>
                <w:szCs w:val="14"/>
              </w:rPr>
              <w:br/>
              <w:t>3’-GCUUUCCA-5’</w:t>
            </w:r>
          </w:p>
        </w:tc>
        <w:tc>
          <w:tcPr>
            <w:tcW w:w="1351" w:type="dxa"/>
            <w:tcBorders>
              <w:left w:val="single" w:sz="4" w:space="0" w:color="000000"/>
            </w:tcBorders>
            <w:vAlign w:val="center"/>
          </w:tcPr>
          <w:p w14:paraId="585D39EC" w14:textId="77777777" w:rsidR="00DC6668" w:rsidRDefault="00000000">
            <w:pPr>
              <w:jc w:val="center"/>
              <w:rPr>
                <w:sz w:val="14"/>
                <w:szCs w:val="14"/>
              </w:rPr>
            </w:pPr>
            <w:r>
              <w:rPr>
                <w:sz w:val="14"/>
                <w:szCs w:val="14"/>
              </w:rPr>
              <w:t>-63.31</w:t>
            </w:r>
            <w:r>
              <w:rPr>
                <w:sz w:val="14"/>
                <w:szCs w:val="14"/>
              </w:rPr>
              <w:br/>
              <w:t>(-64 to -62.69)</w:t>
            </w:r>
          </w:p>
        </w:tc>
        <w:tc>
          <w:tcPr>
            <w:tcW w:w="901" w:type="dxa"/>
            <w:tcBorders>
              <w:right w:val="single" w:sz="4" w:space="0" w:color="000000"/>
            </w:tcBorders>
            <w:vAlign w:val="center"/>
          </w:tcPr>
          <w:p w14:paraId="0B84072D" w14:textId="77777777" w:rsidR="00DC6668" w:rsidRDefault="00000000">
            <w:pPr>
              <w:jc w:val="center"/>
              <w:rPr>
                <w:sz w:val="14"/>
                <w:szCs w:val="14"/>
              </w:rPr>
            </w:pPr>
            <w:r>
              <w:rPr>
                <w:sz w:val="14"/>
                <w:szCs w:val="14"/>
              </w:rPr>
              <w:t>-63.61</w:t>
            </w:r>
            <w:r>
              <w:rPr>
                <w:sz w:val="14"/>
                <w:szCs w:val="14"/>
              </w:rPr>
              <w:br/>
              <w:t>(±1.507)</w:t>
            </w:r>
          </w:p>
        </w:tc>
        <w:tc>
          <w:tcPr>
            <w:tcW w:w="1439" w:type="dxa"/>
            <w:tcMar>
              <w:top w:w="0" w:type="dxa"/>
              <w:left w:w="30" w:type="dxa"/>
              <w:bottom w:w="0" w:type="dxa"/>
              <w:right w:w="30" w:type="dxa"/>
            </w:tcMar>
            <w:vAlign w:val="center"/>
          </w:tcPr>
          <w:p w14:paraId="63140729" w14:textId="77777777" w:rsidR="00DC6668" w:rsidRDefault="00000000">
            <w:pPr>
              <w:jc w:val="center"/>
              <w:rPr>
                <w:sz w:val="14"/>
                <w:szCs w:val="14"/>
              </w:rPr>
            </w:pPr>
            <w:r>
              <w:rPr>
                <w:sz w:val="14"/>
                <w:szCs w:val="14"/>
              </w:rPr>
              <w:t>-173.83</w:t>
            </w:r>
            <w:r>
              <w:rPr>
                <w:sz w:val="14"/>
                <w:szCs w:val="14"/>
              </w:rPr>
              <w:br/>
              <w:t>(-175.92 to -171.93)</w:t>
            </w:r>
          </w:p>
        </w:tc>
        <w:tc>
          <w:tcPr>
            <w:tcW w:w="991" w:type="dxa"/>
            <w:tcMar>
              <w:top w:w="0" w:type="dxa"/>
              <w:left w:w="30" w:type="dxa"/>
              <w:bottom w:w="0" w:type="dxa"/>
              <w:right w:w="30" w:type="dxa"/>
            </w:tcMar>
            <w:vAlign w:val="center"/>
          </w:tcPr>
          <w:p w14:paraId="1263AA7B" w14:textId="77777777" w:rsidR="00DC6668" w:rsidRDefault="00000000">
            <w:pPr>
              <w:jc w:val="center"/>
              <w:rPr>
                <w:sz w:val="14"/>
                <w:szCs w:val="14"/>
              </w:rPr>
            </w:pPr>
            <w:r>
              <w:rPr>
                <w:sz w:val="14"/>
                <w:szCs w:val="14"/>
              </w:rPr>
              <w:t>-175.57</w:t>
            </w:r>
            <w:r>
              <w:rPr>
                <w:sz w:val="14"/>
                <w:szCs w:val="14"/>
              </w:rPr>
              <w:br/>
              <w:t>(±4.712)</w:t>
            </w:r>
          </w:p>
        </w:tc>
        <w:tc>
          <w:tcPr>
            <w:tcW w:w="1259" w:type="dxa"/>
            <w:tcBorders>
              <w:left w:val="single" w:sz="4" w:space="0" w:color="000000"/>
            </w:tcBorders>
            <w:vAlign w:val="center"/>
          </w:tcPr>
          <w:p w14:paraId="148FEA75" w14:textId="77777777" w:rsidR="00DC6668" w:rsidRDefault="00000000">
            <w:pPr>
              <w:jc w:val="center"/>
              <w:rPr>
                <w:sz w:val="14"/>
                <w:szCs w:val="14"/>
              </w:rPr>
            </w:pPr>
            <w:r>
              <w:rPr>
                <w:sz w:val="14"/>
                <w:szCs w:val="14"/>
              </w:rPr>
              <w:t>-9.39</w:t>
            </w:r>
            <w:r>
              <w:rPr>
                <w:sz w:val="14"/>
                <w:szCs w:val="14"/>
              </w:rPr>
              <w:br/>
              <w:t>(-9.44 to -9.35)</w:t>
            </w:r>
          </w:p>
        </w:tc>
        <w:tc>
          <w:tcPr>
            <w:tcW w:w="811" w:type="dxa"/>
            <w:tcBorders>
              <w:right w:val="single" w:sz="4" w:space="0" w:color="000000"/>
            </w:tcBorders>
            <w:vAlign w:val="center"/>
          </w:tcPr>
          <w:p w14:paraId="70223FB3" w14:textId="77777777" w:rsidR="00DC6668" w:rsidRDefault="00000000">
            <w:pPr>
              <w:jc w:val="center"/>
              <w:rPr>
                <w:sz w:val="14"/>
                <w:szCs w:val="14"/>
              </w:rPr>
            </w:pPr>
            <w:r>
              <w:rPr>
                <w:sz w:val="14"/>
                <w:szCs w:val="14"/>
              </w:rPr>
              <w:t>-9.16 (±0.047)</w:t>
            </w:r>
          </w:p>
        </w:tc>
        <w:tc>
          <w:tcPr>
            <w:tcW w:w="1170" w:type="dxa"/>
            <w:tcMar>
              <w:top w:w="0" w:type="dxa"/>
              <w:left w:w="30" w:type="dxa"/>
              <w:bottom w:w="0" w:type="dxa"/>
              <w:right w:w="30" w:type="dxa"/>
            </w:tcMar>
            <w:vAlign w:val="center"/>
          </w:tcPr>
          <w:p w14:paraId="6CF2B4E1" w14:textId="77777777" w:rsidR="00DC6668" w:rsidRDefault="00000000">
            <w:pPr>
              <w:jc w:val="center"/>
              <w:rPr>
                <w:sz w:val="14"/>
                <w:szCs w:val="14"/>
              </w:rPr>
            </w:pPr>
            <w:r>
              <w:rPr>
                <w:sz w:val="14"/>
                <w:szCs w:val="14"/>
              </w:rPr>
              <w:t>51.69</w:t>
            </w:r>
            <w:r>
              <w:rPr>
                <w:sz w:val="14"/>
                <w:szCs w:val="14"/>
              </w:rPr>
              <w:br/>
              <w:t>(51.43 to 51.88)</w:t>
            </w:r>
          </w:p>
        </w:tc>
        <w:tc>
          <w:tcPr>
            <w:tcW w:w="899" w:type="dxa"/>
            <w:tcMar>
              <w:top w:w="0" w:type="dxa"/>
              <w:left w:w="30" w:type="dxa"/>
              <w:bottom w:w="0" w:type="dxa"/>
              <w:right w:w="30" w:type="dxa"/>
            </w:tcMar>
            <w:vAlign w:val="center"/>
          </w:tcPr>
          <w:p w14:paraId="36120982" w14:textId="77777777" w:rsidR="00DC6668" w:rsidRDefault="00000000">
            <w:pPr>
              <w:jc w:val="center"/>
              <w:rPr>
                <w:sz w:val="14"/>
                <w:szCs w:val="14"/>
              </w:rPr>
            </w:pPr>
            <w:r>
              <w:rPr>
                <w:sz w:val="14"/>
                <w:szCs w:val="14"/>
              </w:rPr>
              <w:t>50.4</w:t>
            </w:r>
          </w:p>
        </w:tc>
        <w:tc>
          <w:tcPr>
            <w:tcW w:w="811" w:type="dxa"/>
            <w:tcBorders>
              <w:left w:val="single" w:sz="4" w:space="0" w:color="000000"/>
            </w:tcBorders>
            <w:vAlign w:val="center"/>
          </w:tcPr>
          <w:p w14:paraId="6D039E1C" w14:textId="77777777" w:rsidR="00DC6668" w:rsidRDefault="00000000">
            <w:pPr>
              <w:jc w:val="center"/>
              <w:rPr>
                <w:sz w:val="14"/>
                <w:szCs w:val="14"/>
              </w:rPr>
            </w:pPr>
            <w:r>
              <w:rPr>
                <w:sz w:val="14"/>
                <w:szCs w:val="14"/>
              </w:rPr>
              <w:t>0.2</w:t>
            </w:r>
          </w:p>
        </w:tc>
        <w:tc>
          <w:tcPr>
            <w:tcW w:w="809" w:type="dxa"/>
            <w:tcMar>
              <w:top w:w="0" w:type="dxa"/>
              <w:left w:w="30" w:type="dxa"/>
              <w:bottom w:w="0" w:type="dxa"/>
              <w:right w:w="30" w:type="dxa"/>
            </w:tcMar>
            <w:vAlign w:val="center"/>
          </w:tcPr>
          <w:p w14:paraId="3ED588DD" w14:textId="77777777" w:rsidR="00DC6668" w:rsidRDefault="00000000">
            <w:pPr>
              <w:jc w:val="center"/>
              <w:rPr>
                <w:sz w:val="14"/>
                <w:szCs w:val="14"/>
              </w:rPr>
            </w:pPr>
            <w:r>
              <w:rPr>
                <w:sz w:val="14"/>
                <w:szCs w:val="14"/>
              </w:rPr>
              <w:t>0.5</w:t>
            </w:r>
          </w:p>
        </w:tc>
        <w:tc>
          <w:tcPr>
            <w:tcW w:w="812" w:type="dxa"/>
            <w:tcMar>
              <w:top w:w="0" w:type="dxa"/>
              <w:left w:w="30" w:type="dxa"/>
              <w:bottom w:w="0" w:type="dxa"/>
              <w:right w:w="30" w:type="dxa"/>
            </w:tcMar>
            <w:vAlign w:val="center"/>
          </w:tcPr>
          <w:p w14:paraId="20F06752" w14:textId="77777777" w:rsidR="00DC6668" w:rsidRDefault="00000000">
            <w:pPr>
              <w:jc w:val="center"/>
              <w:rPr>
                <w:sz w:val="14"/>
                <w:szCs w:val="14"/>
              </w:rPr>
            </w:pPr>
            <w:r>
              <w:rPr>
                <w:sz w:val="14"/>
                <w:szCs w:val="14"/>
              </w:rPr>
              <w:t>1.3</w:t>
            </w:r>
          </w:p>
        </w:tc>
        <w:tc>
          <w:tcPr>
            <w:tcW w:w="704" w:type="dxa"/>
            <w:tcMar>
              <w:top w:w="0" w:type="dxa"/>
              <w:left w:w="30" w:type="dxa"/>
              <w:bottom w:w="0" w:type="dxa"/>
              <w:right w:w="30" w:type="dxa"/>
            </w:tcMar>
            <w:vAlign w:val="center"/>
          </w:tcPr>
          <w:p w14:paraId="41B870E2" w14:textId="77777777" w:rsidR="00DC6668" w:rsidRDefault="00000000">
            <w:pPr>
              <w:jc w:val="center"/>
              <w:rPr>
                <w:sz w:val="14"/>
                <w:szCs w:val="14"/>
              </w:rPr>
            </w:pPr>
            <w:r>
              <w:rPr>
                <w:sz w:val="14"/>
                <w:szCs w:val="14"/>
              </w:rPr>
              <w:t>1.3</w:t>
            </w:r>
          </w:p>
        </w:tc>
      </w:tr>
      <w:tr w:rsidR="00DC6668" w14:paraId="5D0D6684" w14:textId="77777777">
        <w:trPr>
          <w:trHeight w:val="256"/>
        </w:trPr>
        <w:tc>
          <w:tcPr>
            <w:tcW w:w="1618" w:type="dxa"/>
            <w:tcMar>
              <w:top w:w="0" w:type="dxa"/>
              <w:left w:w="30" w:type="dxa"/>
              <w:bottom w:w="0" w:type="dxa"/>
              <w:right w:w="30" w:type="dxa"/>
            </w:tcMar>
            <w:vAlign w:val="center"/>
          </w:tcPr>
          <w:p w14:paraId="3CF62FB1" w14:textId="77777777" w:rsidR="00DC6668" w:rsidRDefault="00000000">
            <w:pPr>
              <w:jc w:val="center"/>
            </w:pPr>
            <w:r>
              <w:rPr>
                <w:sz w:val="14"/>
                <w:szCs w:val="14"/>
              </w:rPr>
              <w:t>5’-CUGAGUC-3’</w:t>
            </w:r>
            <w:r>
              <w:rPr>
                <w:sz w:val="14"/>
                <w:szCs w:val="14"/>
                <w:vertAlign w:val="superscript"/>
              </w:rPr>
              <w:t>b</w:t>
            </w:r>
            <w:r>
              <w:rPr>
                <w:sz w:val="14"/>
                <w:szCs w:val="14"/>
              </w:rPr>
              <w:br/>
              <w:t>3’-GACUCAG-5’</w:t>
            </w:r>
          </w:p>
        </w:tc>
        <w:tc>
          <w:tcPr>
            <w:tcW w:w="1351" w:type="dxa"/>
            <w:tcBorders>
              <w:left w:val="single" w:sz="4" w:space="0" w:color="000000"/>
            </w:tcBorders>
            <w:vAlign w:val="center"/>
          </w:tcPr>
          <w:p w14:paraId="4B906C3F" w14:textId="77777777" w:rsidR="00DC6668" w:rsidRDefault="00000000">
            <w:pPr>
              <w:jc w:val="center"/>
              <w:rPr>
                <w:sz w:val="14"/>
                <w:szCs w:val="14"/>
              </w:rPr>
            </w:pPr>
            <w:r>
              <w:rPr>
                <w:sz w:val="14"/>
                <w:szCs w:val="14"/>
              </w:rPr>
              <w:t>-80.92</w:t>
            </w:r>
            <w:r>
              <w:rPr>
                <w:sz w:val="14"/>
                <w:szCs w:val="14"/>
              </w:rPr>
              <w:br/>
              <w:t>(-83.27 to -79.05)</w:t>
            </w:r>
          </w:p>
        </w:tc>
        <w:tc>
          <w:tcPr>
            <w:tcW w:w="901" w:type="dxa"/>
            <w:tcBorders>
              <w:right w:val="single" w:sz="4" w:space="0" w:color="000000"/>
            </w:tcBorders>
            <w:vAlign w:val="center"/>
          </w:tcPr>
          <w:p w14:paraId="7E9589A5" w14:textId="77777777" w:rsidR="00DC6668" w:rsidRDefault="00000000">
            <w:pPr>
              <w:jc w:val="center"/>
              <w:rPr>
                <w:sz w:val="14"/>
                <w:szCs w:val="14"/>
              </w:rPr>
            </w:pPr>
            <w:r>
              <w:rPr>
                <w:sz w:val="14"/>
                <w:szCs w:val="14"/>
              </w:rPr>
              <w:t>-81.05</w:t>
            </w:r>
            <w:r>
              <w:rPr>
                <w:sz w:val="14"/>
                <w:szCs w:val="14"/>
              </w:rPr>
              <w:br/>
              <w:t>(±6.734)</w:t>
            </w:r>
          </w:p>
        </w:tc>
        <w:tc>
          <w:tcPr>
            <w:tcW w:w="1439" w:type="dxa"/>
            <w:tcMar>
              <w:top w:w="0" w:type="dxa"/>
              <w:left w:w="30" w:type="dxa"/>
              <w:bottom w:w="0" w:type="dxa"/>
              <w:right w:w="30" w:type="dxa"/>
            </w:tcMar>
            <w:vAlign w:val="center"/>
          </w:tcPr>
          <w:p w14:paraId="49CE7A33" w14:textId="77777777" w:rsidR="00DC6668" w:rsidRDefault="00000000">
            <w:pPr>
              <w:jc w:val="center"/>
              <w:rPr>
                <w:sz w:val="14"/>
                <w:szCs w:val="14"/>
              </w:rPr>
            </w:pPr>
            <w:r>
              <w:rPr>
                <w:sz w:val="14"/>
                <w:szCs w:val="14"/>
              </w:rPr>
              <w:t>-216.39</w:t>
            </w:r>
            <w:r>
              <w:rPr>
                <w:sz w:val="14"/>
                <w:szCs w:val="14"/>
              </w:rPr>
              <w:br/>
              <w:t>(-223.4 to -210.93)</w:t>
            </w:r>
          </w:p>
        </w:tc>
        <w:tc>
          <w:tcPr>
            <w:tcW w:w="991" w:type="dxa"/>
            <w:tcMar>
              <w:top w:w="0" w:type="dxa"/>
              <w:left w:w="30" w:type="dxa"/>
              <w:bottom w:w="0" w:type="dxa"/>
              <w:right w:w="30" w:type="dxa"/>
            </w:tcMar>
            <w:vAlign w:val="center"/>
          </w:tcPr>
          <w:p w14:paraId="1132C8BA" w14:textId="77777777" w:rsidR="00DC6668" w:rsidRDefault="00000000">
            <w:pPr>
              <w:jc w:val="center"/>
              <w:rPr>
                <w:sz w:val="14"/>
                <w:szCs w:val="14"/>
              </w:rPr>
            </w:pPr>
            <w:r>
              <w:rPr>
                <w:sz w:val="14"/>
                <w:szCs w:val="14"/>
              </w:rPr>
              <w:t>-217.41</w:t>
            </w:r>
            <w:r>
              <w:rPr>
                <w:sz w:val="14"/>
                <w:szCs w:val="14"/>
              </w:rPr>
              <w:br/>
              <w:t>(±20.017)</w:t>
            </w:r>
          </w:p>
        </w:tc>
        <w:tc>
          <w:tcPr>
            <w:tcW w:w="1259" w:type="dxa"/>
            <w:tcBorders>
              <w:left w:val="single" w:sz="4" w:space="0" w:color="000000"/>
            </w:tcBorders>
            <w:vAlign w:val="center"/>
          </w:tcPr>
          <w:p w14:paraId="644B4502" w14:textId="77777777" w:rsidR="00DC6668" w:rsidRDefault="00000000">
            <w:pPr>
              <w:jc w:val="center"/>
              <w:rPr>
                <w:sz w:val="14"/>
                <w:szCs w:val="14"/>
              </w:rPr>
            </w:pPr>
            <w:r>
              <w:rPr>
                <w:sz w:val="14"/>
                <w:szCs w:val="14"/>
              </w:rPr>
              <w:t>-13.81</w:t>
            </w:r>
            <w:r>
              <w:rPr>
                <w:sz w:val="14"/>
                <w:szCs w:val="14"/>
              </w:rPr>
              <w:br/>
              <w:t>(-14 to -13.65)</w:t>
            </w:r>
          </w:p>
        </w:tc>
        <w:tc>
          <w:tcPr>
            <w:tcW w:w="811" w:type="dxa"/>
            <w:tcBorders>
              <w:right w:val="single" w:sz="4" w:space="0" w:color="000000"/>
            </w:tcBorders>
            <w:vAlign w:val="center"/>
          </w:tcPr>
          <w:p w14:paraId="36A35BD5" w14:textId="77777777" w:rsidR="00DC6668" w:rsidRDefault="00000000">
            <w:pPr>
              <w:jc w:val="center"/>
              <w:rPr>
                <w:sz w:val="14"/>
                <w:szCs w:val="14"/>
              </w:rPr>
            </w:pPr>
            <w:r>
              <w:rPr>
                <w:sz w:val="14"/>
                <w:szCs w:val="14"/>
              </w:rPr>
              <w:t>-13.62 (±0.538)</w:t>
            </w:r>
          </w:p>
        </w:tc>
        <w:tc>
          <w:tcPr>
            <w:tcW w:w="1170" w:type="dxa"/>
            <w:tcMar>
              <w:top w:w="0" w:type="dxa"/>
              <w:left w:w="30" w:type="dxa"/>
              <w:bottom w:w="0" w:type="dxa"/>
              <w:right w:w="30" w:type="dxa"/>
            </w:tcMar>
            <w:vAlign w:val="center"/>
          </w:tcPr>
          <w:p w14:paraId="3406C8C1" w14:textId="77777777" w:rsidR="00DC6668" w:rsidRDefault="00000000">
            <w:pPr>
              <w:jc w:val="center"/>
              <w:rPr>
                <w:sz w:val="14"/>
                <w:szCs w:val="14"/>
              </w:rPr>
            </w:pPr>
            <w:r>
              <w:rPr>
                <w:sz w:val="14"/>
                <w:szCs w:val="14"/>
              </w:rPr>
              <w:t>67.66</w:t>
            </w:r>
            <w:r>
              <w:rPr>
                <w:sz w:val="14"/>
                <w:szCs w:val="14"/>
              </w:rPr>
              <w:br/>
              <w:t>(67.13 to 68.11)</w:t>
            </w:r>
          </w:p>
        </w:tc>
        <w:tc>
          <w:tcPr>
            <w:tcW w:w="899" w:type="dxa"/>
            <w:tcMar>
              <w:top w:w="0" w:type="dxa"/>
              <w:left w:w="30" w:type="dxa"/>
              <w:bottom w:w="0" w:type="dxa"/>
              <w:right w:w="30" w:type="dxa"/>
            </w:tcMar>
            <w:vAlign w:val="center"/>
          </w:tcPr>
          <w:p w14:paraId="03506DCE" w14:textId="77777777" w:rsidR="00DC6668" w:rsidRDefault="00000000">
            <w:pPr>
              <w:jc w:val="center"/>
              <w:rPr>
                <w:sz w:val="14"/>
                <w:szCs w:val="14"/>
              </w:rPr>
            </w:pPr>
            <w:r>
              <w:rPr>
                <w:sz w:val="14"/>
                <w:szCs w:val="14"/>
              </w:rPr>
              <w:t>66.7</w:t>
            </w:r>
          </w:p>
        </w:tc>
        <w:tc>
          <w:tcPr>
            <w:tcW w:w="811" w:type="dxa"/>
            <w:tcBorders>
              <w:left w:val="single" w:sz="4" w:space="0" w:color="000000"/>
            </w:tcBorders>
            <w:vAlign w:val="center"/>
          </w:tcPr>
          <w:p w14:paraId="3F913B92" w14:textId="77777777" w:rsidR="00DC6668" w:rsidRDefault="00000000">
            <w:pPr>
              <w:jc w:val="center"/>
              <w:rPr>
                <w:sz w:val="14"/>
                <w:szCs w:val="14"/>
              </w:rPr>
            </w:pPr>
            <w:r>
              <w:rPr>
                <w:sz w:val="14"/>
                <w:szCs w:val="14"/>
              </w:rPr>
              <w:t>0.1</w:t>
            </w:r>
          </w:p>
        </w:tc>
        <w:tc>
          <w:tcPr>
            <w:tcW w:w="809" w:type="dxa"/>
            <w:tcMar>
              <w:top w:w="0" w:type="dxa"/>
              <w:left w:w="30" w:type="dxa"/>
              <w:bottom w:w="0" w:type="dxa"/>
              <w:right w:w="30" w:type="dxa"/>
            </w:tcMar>
            <w:vAlign w:val="center"/>
          </w:tcPr>
          <w:p w14:paraId="41A731AC" w14:textId="77777777" w:rsidR="00DC6668" w:rsidRDefault="00000000">
            <w:pPr>
              <w:jc w:val="center"/>
              <w:rPr>
                <w:sz w:val="14"/>
                <w:szCs w:val="14"/>
              </w:rPr>
            </w:pPr>
            <w:r>
              <w:rPr>
                <w:sz w:val="14"/>
                <w:szCs w:val="14"/>
              </w:rPr>
              <w:t>0.3</w:t>
            </w:r>
          </w:p>
        </w:tc>
        <w:tc>
          <w:tcPr>
            <w:tcW w:w="812" w:type="dxa"/>
            <w:tcMar>
              <w:top w:w="0" w:type="dxa"/>
              <w:left w:w="30" w:type="dxa"/>
              <w:bottom w:w="0" w:type="dxa"/>
              <w:right w:w="30" w:type="dxa"/>
            </w:tcMar>
            <w:vAlign w:val="center"/>
          </w:tcPr>
          <w:p w14:paraId="462977F7" w14:textId="77777777" w:rsidR="00DC6668" w:rsidRDefault="00000000">
            <w:pPr>
              <w:jc w:val="center"/>
              <w:rPr>
                <w:sz w:val="14"/>
                <w:szCs w:val="14"/>
              </w:rPr>
            </w:pPr>
            <w:r>
              <w:rPr>
                <w:sz w:val="14"/>
                <w:szCs w:val="14"/>
              </w:rPr>
              <w:t>1.1</w:t>
            </w:r>
          </w:p>
        </w:tc>
        <w:tc>
          <w:tcPr>
            <w:tcW w:w="704" w:type="dxa"/>
            <w:tcMar>
              <w:top w:w="0" w:type="dxa"/>
              <w:left w:w="30" w:type="dxa"/>
              <w:bottom w:w="0" w:type="dxa"/>
              <w:right w:w="30" w:type="dxa"/>
            </w:tcMar>
            <w:vAlign w:val="center"/>
          </w:tcPr>
          <w:p w14:paraId="3FEC0876" w14:textId="77777777" w:rsidR="00DC6668" w:rsidRDefault="00000000">
            <w:pPr>
              <w:jc w:val="center"/>
              <w:rPr>
                <w:sz w:val="14"/>
                <w:szCs w:val="14"/>
              </w:rPr>
            </w:pPr>
            <w:r>
              <w:rPr>
                <w:sz w:val="14"/>
                <w:szCs w:val="14"/>
              </w:rPr>
              <w:t>0.9</w:t>
            </w:r>
          </w:p>
        </w:tc>
      </w:tr>
      <w:tr w:rsidR="00DC6668" w14:paraId="69246259" w14:textId="77777777">
        <w:trPr>
          <w:trHeight w:val="256"/>
        </w:trPr>
        <w:tc>
          <w:tcPr>
            <w:tcW w:w="1618" w:type="dxa"/>
            <w:tcMar>
              <w:top w:w="0" w:type="dxa"/>
              <w:left w:w="30" w:type="dxa"/>
              <w:bottom w:w="0" w:type="dxa"/>
              <w:right w:w="30" w:type="dxa"/>
            </w:tcMar>
            <w:vAlign w:val="center"/>
          </w:tcPr>
          <w:p w14:paraId="6622B303" w14:textId="77777777" w:rsidR="00DC6668" w:rsidRDefault="00000000">
            <w:pPr>
              <w:jc w:val="center"/>
            </w:pPr>
            <w:r>
              <w:rPr>
                <w:sz w:val="14"/>
                <w:szCs w:val="14"/>
              </w:rPr>
              <w:t>5’-CGUUGC-3’</w:t>
            </w:r>
            <w:r>
              <w:rPr>
                <w:sz w:val="14"/>
                <w:szCs w:val="14"/>
                <w:vertAlign w:val="superscript"/>
              </w:rPr>
              <w:t>b</w:t>
            </w:r>
            <w:r>
              <w:rPr>
                <w:sz w:val="14"/>
                <w:szCs w:val="14"/>
              </w:rPr>
              <w:br/>
              <w:t>3’-GCAACG-5’</w:t>
            </w:r>
          </w:p>
        </w:tc>
        <w:tc>
          <w:tcPr>
            <w:tcW w:w="1351" w:type="dxa"/>
            <w:tcBorders>
              <w:left w:val="single" w:sz="4" w:space="0" w:color="000000"/>
            </w:tcBorders>
            <w:vAlign w:val="center"/>
          </w:tcPr>
          <w:p w14:paraId="5C3A6ADB" w14:textId="77777777" w:rsidR="00DC6668" w:rsidRDefault="00000000">
            <w:pPr>
              <w:jc w:val="center"/>
              <w:rPr>
                <w:sz w:val="14"/>
                <w:szCs w:val="14"/>
              </w:rPr>
            </w:pPr>
            <w:r>
              <w:rPr>
                <w:sz w:val="14"/>
                <w:szCs w:val="14"/>
              </w:rPr>
              <w:t>-60.32</w:t>
            </w:r>
            <w:r>
              <w:rPr>
                <w:sz w:val="14"/>
                <w:szCs w:val="14"/>
              </w:rPr>
              <w:br/>
              <w:t>(-62.02 to -58.19)</w:t>
            </w:r>
          </w:p>
        </w:tc>
        <w:tc>
          <w:tcPr>
            <w:tcW w:w="901" w:type="dxa"/>
            <w:tcBorders>
              <w:right w:val="single" w:sz="4" w:space="0" w:color="000000"/>
            </w:tcBorders>
            <w:vAlign w:val="center"/>
          </w:tcPr>
          <w:p w14:paraId="48223B8F" w14:textId="77777777" w:rsidR="00DC6668" w:rsidRDefault="00000000">
            <w:pPr>
              <w:jc w:val="center"/>
              <w:rPr>
                <w:sz w:val="14"/>
                <w:szCs w:val="14"/>
              </w:rPr>
            </w:pPr>
            <w:r>
              <w:rPr>
                <w:sz w:val="14"/>
                <w:szCs w:val="14"/>
              </w:rPr>
              <w:t>-62.23</w:t>
            </w:r>
            <w:r>
              <w:rPr>
                <w:sz w:val="14"/>
                <w:szCs w:val="14"/>
              </w:rPr>
              <w:br/>
              <w:t>(±3.751)</w:t>
            </w:r>
          </w:p>
        </w:tc>
        <w:tc>
          <w:tcPr>
            <w:tcW w:w="1439" w:type="dxa"/>
            <w:tcMar>
              <w:top w:w="0" w:type="dxa"/>
              <w:left w:w="30" w:type="dxa"/>
              <w:bottom w:w="0" w:type="dxa"/>
              <w:right w:w="30" w:type="dxa"/>
            </w:tcMar>
            <w:vAlign w:val="center"/>
          </w:tcPr>
          <w:p w14:paraId="6453BB48" w14:textId="77777777" w:rsidR="00DC6668" w:rsidRDefault="00000000">
            <w:pPr>
              <w:jc w:val="center"/>
              <w:rPr>
                <w:sz w:val="14"/>
                <w:szCs w:val="14"/>
              </w:rPr>
            </w:pPr>
            <w:r>
              <w:rPr>
                <w:sz w:val="14"/>
                <w:szCs w:val="14"/>
              </w:rPr>
              <w:t>-160.72</w:t>
            </w:r>
            <w:r>
              <w:rPr>
                <w:sz w:val="14"/>
                <w:szCs w:val="14"/>
              </w:rPr>
              <w:br/>
              <w:t>(-165.71 to -154.29)</w:t>
            </w:r>
          </w:p>
        </w:tc>
        <w:tc>
          <w:tcPr>
            <w:tcW w:w="991" w:type="dxa"/>
            <w:tcMar>
              <w:top w:w="0" w:type="dxa"/>
              <w:left w:w="30" w:type="dxa"/>
              <w:bottom w:w="0" w:type="dxa"/>
              <w:right w:w="30" w:type="dxa"/>
            </w:tcMar>
            <w:vAlign w:val="center"/>
          </w:tcPr>
          <w:p w14:paraId="7B44AD4B" w14:textId="77777777" w:rsidR="00DC6668" w:rsidRDefault="00000000">
            <w:pPr>
              <w:jc w:val="center"/>
              <w:rPr>
                <w:sz w:val="14"/>
                <w:szCs w:val="14"/>
              </w:rPr>
            </w:pPr>
            <w:r>
              <w:rPr>
                <w:sz w:val="14"/>
                <w:szCs w:val="14"/>
              </w:rPr>
              <w:t>-167.11</w:t>
            </w:r>
            <w:r>
              <w:rPr>
                <w:sz w:val="14"/>
                <w:szCs w:val="14"/>
              </w:rPr>
              <w:br/>
              <w:t>(±11.45)</w:t>
            </w:r>
          </w:p>
        </w:tc>
        <w:tc>
          <w:tcPr>
            <w:tcW w:w="1259" w:type="dxa"/>
            <w:tcBorders>
              <w:left w:val="single" w:sz="4" w:space="0" w:color="000000"/>
            </w:tcBorders>
            <w:vAlign w:val="center"/>
          </w:tcPr>
          <w:p w14:paraId="14B904EB" w14:textId="77777777" w:rsidR="00DC6668" w:rsidRDefault="00000000">
            <w:pPr>
              <w:jc w:val="center"/>
              <w:rPr>
                <w:sz w:val="14"/>
                <w:szCs w:val="14"/>
              </w:rPr>
            </w:pPr>
            <w:r>
              <w:rPr>
                <w:sz w:val="14"/>
                <w:szCs w:val="14"/>
              </w:rPr>
              <w:t>-10.48</w:t>
            </w:r>
            <w:r>
              <w:rPr>
                <w:sz w:val="14"/>
                <w:szCs w:val="14"/>
              </w:rPr>
              <w:br/>
              <w:t>(-10.61 to -10.33)</w:t>
            </w:r>
          </w:p>
        </w:tc>
        <w:tc>
          <w:tcPr>
            <w:tcW w:w="811" w:type="dxa"/>
            <w:tcBorders>
              <w:right w:val="single" w:sz="4" w:space="0" w:color="000000"/>
            </w:tcBorders>
            <w:vAlign w:val="center"/>
          </w:tcPr>
          <w:p w14:paraId="18FE69CA" w14:textId="77777777" w:rsidR="00DC6668" w:rsidRDefault="00000000">
            <w:pPr>
              <w:jc w:val="center"/>
              <w:rPr>
                <w:sz w:val="14"/>
                <w:szCs w:val="14"/>
              </w:rPr>
            </w:pPr>
            <w:r>
              <w:rPr>
                <w:sz w:val="14"/>
                <w:szCs w:val="14"/>
              </w:rPr>
              <w:t>-10.4 (±0.207)</w:t>
            </w:r>
          </w:p>
        </w:tc>
        <w:tc>
          <w:tcPr>
            <w:tcW w:w="1170" w:type="dxa"/>
            <w:tcMar>
              <w:top w:w="0" w:type="dxa"/>
              <w:left w:w="30" w:type="dxa"/>
              <w:bottom w:w="0" w:type="dxa"/>
              <w:right w:w="30" w:type="dxa"/>
            </w:tcMar>
            <w:vAlign w:val="center"/>
          </w:tcPr>
          <w:p w14:paraId="732D299F" w14:textId="77777777" w:rsidR="00DC6668" w:rsidRDefault="00000000">
            <w:pPr>
              <w:jc w:val="center"/>
              <w:rPr>
                <w:sz w:val="14"/>
                <w:szCs w:val="14"/>
              </w:rPr>
            </w:pPr>
            <w:r>
              <w:rPr>
                <w:sz w:val="14"/>
                <w:szCs w:val="14"/>
              </w:rPr>
              <w:t>58.7</w:t>
            </w:r>
            <w:r>
              <w:rPr>
                <w:sz w:val="14"/>
                <w:szCs w:val="14"/>
              </w:rPr>
              <w:br/>
              <w:t>(58.37 to 58.92)</w:t>
            </w:r>
          </w:p>
        </w:tc>
        <w:tc>
          <w:tcPr>
            <w:tcW w:w="899" w:type="dxa"/>
            <w:tcMar>
              <w:top w:w="0" w:type="dxa"/>
              <w:left w:w="30" w:type="dxa"/>
              <w:bottom w:w="0" w:type="dxa"/>
              <w:right w:w="30" w:type="dxa"/>
            </w:tcMar>
            <w:vAlign w:val="center"/>
          </w:tcPr>
          <w:p w14:paraId="26A29E4B" w14:textId="77777777" w:rsidR="00DC6668" w:rsidRDefault="00000000">
            <w:pPr>
              <w:jc w:val="center"/>
              <w:rPr>
                <w:sz w:val="14"/>
                <w:szCs w:val="14"/>
              </w:rPr>
            </w:pPr>
            <w:r>
              <w:rPr>
                <w:sz w:val="14"/>
                <w:szCs w:val="14"/>
              </w:rPr>
              <w:t>57.6</w:t>
            </w:r>
          </w:p>
        </w:tc>
        <w:tc>
          <w:tcPr>
            <w:tcW w:w="811" w:type="dxa"/>
            <w:tcBorders>
              <w:left w:val="single" w:sz="4" w:space="0" w:color="000000"/>
            </w:tcBorders>
            <w:vAlign w:val="center"/>
          </w:tcPr>
          <w:p w14:paraId="479F5B84" w14:textId="77777777" w:rsidR="00DC6668" w:rsidRDefault="00000000">
            <w:pPr>
              <w:jc w:val="center"/>
              <w:rPr>
                <w:sz w:val="14"/>
                <w:szCs w:val="14"/>
              </w:rPr>
            </w:pPr>
            <w:r>
              <w:rPr>
                <w:sz w:val="14"/>
                <w:szCs w:val="14"/>
              </w:rPr>
              <w:t>1.5</w:t>
            </w:r>
          </w:p>
        </w:tc>
        <w:tc>
          <w:tcPr>
            <w:tcW w:w="809" w:type="dxa"/>
            <w:tcMar>
              <w:top w:w="0" w:type="dxa"/>
              <w:left w:w="30" w:type="dxa"/>
              <w:bottom w:w="0" w:type="dxa"/>
              <w:right w:w="30" w:type="dxa"/>
            </w:tcMar>
            <w:vAlign w:val="center"/>
          </w:tcPr>
          <w:p w14:paraId="4786C09A" w14:textId="77777777" w:rsidR="00DC6668" w:rsidRDefault="00000000">
            <w:pPr>
              <w:jc w:val="center"/>
              <w:rPr>
                <w:sz w:val="14"/>
                <w:szCs w:val="14"/>
              </w:rPr>
            </w:pPr>
            <w:r>
              <w:rPr>
                <w:sz w:val="14"/>
                <w:szCs w:val="14"/>
              </w:rPr>
              <w:t>1.8</w:t>
            </w:r>
          </w:p>
        </w:tc>
        <w:tc>
          <w:tcPr>
            <w:tcW w:w="812" w:type="dxa"/>
            <w:tcMar>
              <w:top w:w="0" w:type="dxa"/>
              <w:left w:w="30" w:type="dxa"/>
              <w:bottom w:w="0" w:type="dxa"/>
              <w:right w:w="30" w:type="dxa"/>
            </w:tcMar>
            <w:vAlign w:val="center"/>
          </w:tcPr>
          <w:p w14:paraId="1797B222" w14:textId="77777777" w:rsidR="00DC6668" w:rsidRDefault="00000000">
            <w:pPr>
              <w:jc w:val="center"/>
              <w:rPr>
                <w:sz w:val="14"/>
                <w:szCs w:val="14"/>
              </w:rPr>
            </w:pPr>
            <w:r>
              <w:rPr>
                <w:sz w:val="14"/>
                <w:szCs w:val="14"/>
              </w:rPr>
              <w:t>0.4</w:t>
            </w:r>
          </w:p>
        </w:tc>
        <w:tc>
          <w:tcPr>
            <w:tcW w:w="704" w:type="dxa"/>
            <w:tcMar>
              <w:top w:w="0" w:type="dxa"/>
              <w:left w:w="30" w:type="dxa"/>
              <w:bottom w:w="0" w:type="dxa"/>
              <w:right w:w="30" w:type="dxa"/>
            </w:tcMar>
            <w:vAlign w:val="center"/>
          </w:tcPr>
          <w:p w14:paraId="31998231" w14:textId="77777777" w:rsidR="00DC6668" w:rsidRDefault="00000000">
            <w:pPr>
              <w:jc w:val="center"/>
              <w:rPr>
                <w:sz w:val="14"/>
                <w:szCs w:val="14"/>
              </w:rPr>
            </w:pPr>
            <w:r>
              <w:rPr>
                <w:sz w:val="14"/>
                <w:szCs w:val="14"/>
              </w:rPr>
              <w:t>1.1</w:t>
            </w:r>
          </w:p>
        </w:tc>
      </w:tr>
      <w:tr w:rsidR="00DC6668" w14:paraId="31B76367" w14:textId="77777777">
        <w:trPr>
          <w:trHeight w:val="256"/>
        </w:trPr>
        <w:tc>
          <w:tcPr>
            <w:tcW w:w="1618" w:type="dxa"/>
            <w:tcMar>
              <w:top w:w="0" w:type="dxa"/>
              <w:left w:w="30" w:type="dxa"/>
              <w:bottom w:w="0" w:type="dxa"/>
              <w:right w:w="30" w:type="dxa"/>
            </w:tcMar>
            <w:vAlign w:val="center"/>
          </w:tcPr>
          <w:p w14:paraId="33DDD44A" w14:textId="77777777" w:rsidR="00DC6668" w:rsidRDefault="00000000">
            <w:pPr>
              <w:jc w:val="center"/>
            </w:pPr>
            <w:r>
              <w:rPr>
                <w:sz w:val="14"/>
                <w:szCs w:val="14"/>
              </w:rPr>
              <w:t xml:space="preserve">  FAM-CGAAAGGU-3’</w:t>
            </w:r>
            <w:r>
              <w:rPr>
                <w:sz w:val="14"/>
                <w:szCs w:val="14"/>
                <w:vertAlign w:val="superscript"/>
              </w:rPr>
              <w:t>b</w:t>
            </w:r>
            <w:r>
              <w:rPr>
                <w:sz w:val="14"/>
                <w:szCs w:val="14"/>
              </w:rPr>
              <w:br/>
              <w:t>BHQ1-GCUUUCCA-5’</w:t>
            </w:r>
          </w:p>
        </w:tc>
        <w:tc>
          <w:tcPr>
            <w:tcW w:w="1351" w:type="dxa"/>
            <w:tcBorders>
              <w:left w:val="single" w:sz="4" w:space="0" w:color="000000"/>
            </w:tcBorders>
            <w:vAlign w:val="center"/>
          </w:tcPr>
          <w:p w14:paraId="6025DA32" w14:textId="77777777" w:rsidR="00DC6668" w:rsidRDefault="00000000">
            <w:pPr>
              <w:jc w:val="center"/>
              <w:rPr>
                <w:sz w:val="14"/>
                <w:szCs w:val="14"/>
              </w:rPr>
            </w:pPr>
            <w:r>
              <w:rPr>
                <w:sz w:val="14"/>
                <w:szCs w:val="14"/>
              </w:rPr>
              <w:t>-75.38</w:t>
            </w:r>
            <w:r>
              <w:rPr>
                <w:sz w:val="14"/>
                <w:szCs w:val="14"/>
              </w:rPr>
              <w:br/>
              <w:t>(-77.21 to -73.3)</w:t>
            </w:r>
          </w:p>
        </w:tc>
        <w:tc>
          <w:tcPr>
            <w:tcW w:w="901" w:type="dxa"/>
            <w:tcBorders>
              <w:right w:val="single" w:sz="4" w:space="0" w:color="000000"/>
            </w:tcBorders>
            <w:vAlign w:val="center"/>
          </w:tcPr>
          <w:p w14:paraId="27309CA9" w14:textId="77777777" w:rsidR="00DC6668" w:rsidRDefault="00000000">
            <w:pPr>
              <w:jc w:val="center"/>
              <w:rPr>
                <w:sz w:val="14"/>
                <w:szCs w:val="14"/>
              </w:rPr>
            </w:pPr>
            <w:r>
              <w:rPr>
                <w:sz w:val="14"/>
                <w:szCs w:val="14"/>
              </w:rPr>
              <w:t>-74.63</w:t>
            </w:r>
            <w:r>
              <w:rPr>
                <w:sz w:val="14"/>
                <w:szCs w:val="14"/>
              </w:rPr>
              <w:br/>
              <w:t>(±6.17)</w:t>
            </w:r>
          </w:p>
        </w:tc>
        <w:tc>
          <w:tcPr>
            <w:tcW w:w="1439" w:type="dxa"/>
            <w:tcMar>
              <w:top w:w="0" w:type="dxa"/>
              <w:left w:w="30" w:type="dxa"/>
              <w:bottom w:w="0" w:type="dxa"/>
              <w:right w:w="30" w:type="dxa"/>
            </w:tcMar>
            <w:vAlign w:val="center"/>
          </w:tcPr>
          <w:p w14:paraId="0EF6D9D6" w14:textId="77777777" w:rsidR="00DC6668" w:rsidRDefault="00000000">
            <w:pPr>
              <w:jc w:val="center"/>
              <w:rPr>
                <w:sz w:val="14"/>
                <w:szCs w:val="14"/>
              </w:rPr>
            </w:pPr>
            <w:r>
              <w:rPr>
                <w:sz w:val="14"/>
                <w:szCs w:val="14"/>
              </w:rPr>
              <w:t>-199.36</w:t>
            </w:r>
            <w:r>
              <w:rPr>
                <w:sz w:val="14"/>
                <w:szCs w:val="14"/>
              </w:rPr>
              <w:br/>
              <w:t>(-204.73 to -193.23)</w:t>
            </w:r>
          </w:p>
        </w:tc>
        <w:tc>
          <w:tcPr>
            <w:tcW w:w="991" w:type="dxa"/>
            <w:tcMar>
              <w:top w:w="0" w:type="dxa"/>
              <w:left w:w="30" w:type="dxa"/>
              <w:bottom w:w="0" w:type="dxa"/>
              <w:right w:w="30" w:type="dxa"/>
            </w:tcMar>
            <w:vAlign w:val="center"/>
          </w:tcPr>
          <w:p w14:paraId="2F0FA36F" w14:textId="77777777" w:rsidR="00DC6668" w:rsidRDefault="00000000">
            <w:pPr>
              <w:jc w:val="center"/>
              <w:rPr>
                <w:sz w:val="14"/>
                <w:szCs w:val="14"/>
              </w:rPr>
            </w:pPr>
            <w:r>
              <w:rPr>
                <w:sz w:val="14"/>
                <w:szCs w:val="14"/>
              </w:rPr>
              <w:t>-198.05</w:t>
            </w:r>
            <w:r>
              <w:rPr>
                <w:sz w:val="14"/>
                <w:szCs w:val="14"/>
              </w:rPr>
              <w:br/>
              <w:t>(±18.308)</w:t>
            </w:r>
          </w:p>
        </w:tc>
        <w:tc>
          <w:tcPr>
            <w:tcW w:w="1259" w:type="dxa"/>
            <w:tcBorders>
              <w:left w:val="single" w:sz="4" w:space="0" w:color="000000"/>
            </w:tcBorders>
            <w:vAlign w:val="center"/>
          </w:tcPr>
          <w:p w14:paraId="05FDB81D" w14:textId="77777777" w:rsidR="00DC6668" w:rsidRDefault="00000000">
            <w:pPr>
              <w:jc w:val="center"/>
              <w:rPr>
                <w:sz w:val="14"/>
                <w:szCs w:val="14"/>
              </w:rPr>
            </w:pPr>
            <w:r>
              <w:rPr>
                <w:sz w:val="14"/>
                <w:szCs w:val="14"/>
              </w:rPr>
              <w:t>-13.54</w:t>
            </w:r>
            <w:r>
              <w:rPr>
                <w:sz w:val="14"/>
                <w:szCs w:val="14"/>
              </w:rPr>
              <w:br/>
              <w:t>(-13.71 to -13.34)</w:t>
            </w:r>
          </w:p>
        </w:tc>
        <w:tc>
          <w:tcPr>
            <w:tcW w:w="811" w:type="dxa"/>
            <w:tcBorders>
              <w:right w:val="single" w:sz="4" w:space="0" w:color="000000"/>
            </w:tcBorders>
            <w:vAlign w:val="center"/>
          </w:tcPr>
          <w:p w14:paraId="718CDB64" w14:textId="77777777" w:rsidR="00DC6668" w:rsidRDefault="00000000">
            <w:pPr>
              <w:jc w:val="center"/>
              <w:rPr>
                <w:sz w:val="14"/>
                <w:szCs w:val="14"/>
              </w:rPr>
            </w:pPr>
            <w:r>
              <w:rPr>
                <w:sz w:val="14"/>
                <w:szCs w:val="14"/>
              </w:rPr>
              <w:t>-13.21 (±0.508)</w:t>
            </w:r>
          </w:p>
        </w:tc>
        <w:tc>
          <w:tcPr>
            <w:tcW w:w="1170" w:type="dxa"/>
            <w:tcMar>
              <w:top w:w="0" w:type="dxa"/>
              <w:left w:w="30" w:type="dxa"/>
              <w:bottom w:w="0" w:type="dxa"/>
              <w:right w:w="30" w:type="dxa"/>
            </w:tcMar>
            <w:vAlign w:val="center"/>
          </w:tcPr>
          <w:p w14:paraId="43C987A2" w14:textId="77777777" w:rsidR="00DC6668" w:rsidRDefault="00000000">
            <w:pPr>
              <w:jc w:val="center"/>
              <w:rPr>
                <w:sz w:val="14"/>
                <w:szCs w:val="14"/>
              </w:rPr>
            </w:pPr>
            <w:r>
              <w:rPr>
                <w:sz w:val="14"/>
                <w:szCs w:val="14"/>
              </w:rPr>
              <w:t>68.82</w:t>
            </w:r>
            <w:r>
              <w:rPr>
                <w:sz w:val="14"/>
                <w:szCs w:val="14"/>
              </w:rPr>
              <w:br/>
              <w:t>(68.47 to 69.33)</w:t>
            </w:r>
          </w:p>
        </w:tc>
        <w:tc>
          <w:tcPr>
            <w:tcW w:w="899" w:type="dxa"/>
            <w:tcMar>
              <w:top w:w="0" w:type="dxa"/>
              <w:left w:w="30" w:type="dxa"/>
              <w:bottom w:w="0" w:type="dxa"/>
              <w:right w:w="30" w:type="dxa"/>
            </w:tcMar>
            <w:vAlign w:val="center"/>
          </w:tcPr>
          <w:p w14:paraId="256538E1" w14:textId="77777777" w:rsidR="00DC6668" w:rsidRDefault="00000000">
            <w:pPr>
              <w:jc w:val="center"/>
              <w:rPr>
                <w:sz w:val="14"/>
                <w:szCs w:val="14"/>
              </w:rPr>
            </w:pPr>
            <w:r>
              <w:rPr>
                <w:sz w:val="14"/>
                <w:szCs w:val="14"/>
              </w:rPr>
              <w:t>67.5</w:t>
            </w:r>
          </w:p>
        </w:tc>
        <w:tc>
          <w:tcPr>
            <w:tcW w:w="811" w:type="dxa"/>
            <w:tcBorders>
              <w:left w:val="single" w:sz="4" w:space="0" w:color="000000"/>
            </w:tcBorders>
            <w:vAlign w:val="center"/>
          </w:tcPr>
          <w:p w14:paraId="3743E036" w14:textId="77777777" w:rsidR="00DC6668" w:rsidRDefault="00000000">
            <w:pPr>
              <w:jc w:val="center"/>
              <w:rPr>
                <w:sz w:val="14"/>
                <w:szCs w:val="14"/>
              </w:rPr>
            </w:pPr>
            <w:r>
              <w:rPr>
                <w:sz w:val="14"/>
                <w:szCs w:val="14"/>
              </w:rPr>
              <w:t>0.6</w:t>
            </w:r>
          </w:p>
        </w:tc>
        <w:tc>
          <w:tcPr>
            <w:tcW w:w="809" w:type="dxa"/>
            <w:tcMar>
              <w:top w:w="0" w:type="dxa"/>
              <w:left w:w="30" w:type="dxa"/>
              <w:bottom w:w="0" w:type="dxa"/>
              <w:right w:w="30" w:type="dxa"/>
            </w:tcMar>
            <w:vAlign w:val="center"/>
          </w:tcPr>
          <w:p w14:paraId="41FD549A" w14:textId="77777777" w:rsidR="00DC6668" w:rsidRDefault="00000000">
            <w:pPr>
              <w:jc w:val="center"/>
              <w:rPr>
                <w:sz w:val="14"/>
                <w:szCs w:val="14"/>
              </w:rPr>
            </w:pPr>
            <w:r>
              <w:rPr>
                <w:sz w:val="14"/>
                <w:szCs w:val="14"/>
              </w:rPr>
              <w:t>0.4</w:t>
            </w:r>
          </w:p>
        </w:tc>
        <w:tc>
          <w:tcPr>
            <w:tcW w:w="812" w:type="dxa"/>
            <w:tcMar>
              <w:top w:w="0" w:type="dxa"/>
              <w:left w:w="30" w:type="dxa"/>
              <w:bottom w:w="0" w:type="dxa"/>
              <w:right w:w="30" w:type="dxa"/>
            </w:tcMar>
            <w:vAlign w:val="center"/>
          </w:tcPr>
          <w:p w14:paraId="2EA381BF" w14:textId="77777777" w:rsidR="00DC6668" w:rsidRDefault="00000000">
            <w:pPr>
              <w:jc w:val="center"/>
              <w:rPr>
                <w:sz w:val="14"/>
                <w:szCs w:val="14"/>
              </w:rPr>
            </w:pPr>
            <w:r>
              <w:rPr>
                <w:sz w:val="14"/>
                <w:szCs w:val="14"/>
              </w:rPr>
              <w:t>1.8</w:t>
            </w:r>
          </w:p>
        </w:tc>
        <w:tc>
          <w:tcPr>
            <w:tcW w:w="704" w:type="dxa"/>
            <w:tcMar>
              <w:top w:w="0" w:type="dxa"/>
              <w:left w:w="30" w:type="dxa"/>
              <w:bottom w:w="0" w:type="dxa"/>
              <w:right w:w="30" w:type="dxa"/>
            </w:tcMar>
            <w:vAlign w:val="center"/>
          </w:tcPr>
          <w:p w14:paraId="51B54225" w14:textId="77777777" w:rsidR="00DC6668" w:rsidRDefault="00000000">
            <w:pPr>
              <w:jc w:val="center"/>
              <w:rPr>
                <w:sz w:val="14"/>
                <w:szCs w:val="14"/>
              </w:rPr>
            </w:pPr>
            <w:r>
              <w:rPr>
                <w:sz w:val="14"/>
                <w:szCs w:val="14"/>
              </w:rPr>
              <w:t>1.3</w:t>
            </w:r>
          </w:p>
        </w:tc>
      </w:tr>
      <w:tr w:rsidR="00DC6668" w14:paraId="79ADC3A4" w14:textId="77777777">
        <w:trPr>
          <w:trHeight w:val="256"/>
        </w:trPr>
        <w:tc>
          <w:tcPr>
            <w:tcW w:w="1618" w:type="dxa"/>
            <w:tcMar>
              <w:top w:w="0" w:type="dxa"/>
              <w:left w:w="30" w:type="dxa"/>
              <w:bottom w:w="0" w:type="dxa"/>
              <w:right w:w="30" w:type="dxa"/>
            </w:tcMar>
            <w:vAlign w:val="center"/>
          </w:tcPr>
          <w:p w14:paraId="636D37B7" w14:textId="77777777" w:rsidR="00DC6668" w:rsidRDefault="00000000">
            <w:pPr>
              <w:jc w:val="center"/>
            </w:pPr>
            <w:r>
              <w:rPr>
                <w:sz w:val="14"/>
                <w:szCs w:val="14"/>
              </w:rPr>
              <w:t xml:space="preserve">  FAM-CUGAGUC-3’</w:t>
            </w:r>
            <w:r>
              <w:rPr>
                <w:sz w:val="14"/>
                <w:szCs w:val="14"/>
                <w:vertAlign w:val="superscript"/>
              </w:rPr>
              <w:t>b</w:t>
            </w:r>
            <w:r>
              <w:rPr>
                <w:sz w:val="14"/>
                <w:szCs w:val="14"/>
              </w:rPr>
              <w:br/>
              <w:t>BHQ1-GACUCAG-5’</w:t>
            </w:r>
          </w:p>
        </w:tc>
        <w:tc>
          <w:tcPr>
            <w:tcW w:w="1351" w:type="dxa"/>
            <w:tcBorders>
              <w:left w:val="single" w:sz="4" w:space="0" w:color="000000"/>
            </w:tcBorders>
            <w:vAlign w:val="center"/>
          </w:tcPr>
          <w:p w14:paraId="6FFF4464" w14:textId="77777777" w:rsidR="00DC6668" w:rsidRDefault="00000000">
            <w:pPr>
              <w:jc w:val="center"/>
              <w:rPr>
                <w:sz w:val="14"/>
                <w:szCs w:val="14"/>
              </w:rPr>
            </w:pPr>
            <w:r>
              <w:rPr>
                <w:sz w:val="14"/>
                <w:szCs w:val="14"/>
              </w:rPr>
              <w:t>-74.15</w:t>
            </w:r>
            <w:r>
              <w:rPr>
                <w:sz w:val="14"/>
                <w:szCs w:val="14"/>
              </w:rPr>
              <w:br/>
              <w:t>(-78.59 to -71.74)</w:t>
            </w:r>
          </w:p>
        </w:tc>
        <w:tc>
          <w:tcPr>
            <w:tcW w:w="901" w:type="dxa"/>
            <w:tcBorders>
              <w:right w:val="single" w:sz="4" w:space="0" w:color="000000"/>
            </w:tcBorders>
            <w:vAlign w:val="center"/>
          </w:tcPr>
          <w:p w14:paraId="2EEF9329" w14:textId="77777777" w:rsidR="00DC6668" w:rsidRDefault="00000000">
            <w:pPr>
              <w:jc w:val="center"/>
              <w:rPr>
                <w:sz w:val="14"/>
                <w:szCs w:val="14"/>
              </w:rPr>
            </w:pPr>
            <w:r>
              <w:rPr>
                <w:sz w:val="14"/>
                <w:szCs w:val="14"/>
              </w:rPr>
              <w:t>-66</w:t>
            </w:r>
            <w:r>
              <w:rPr>
                <w:sz w:val="14"/>
                <w:szCs w:val="14"/>
              </w:rPr>
              <w:br/>
              <w:t>(±2.4)</w:t>
            </w:r>
          </w:p>
        </w:tc>
        <w:tc>
          <w:tcPr>
            <w:tcW w:w="1439" w:type="dxa"/>
            <w:tcMar>
              <w:top w:w="0" w:type="dxa"/>
              <w:left w:w="30" w:type="dxa"/>
              <w:bottom w:w="0" w:type="dxa"/>
              <w:right w:w="30" w:type="dxa"/>
            </w:tcMar>
            <w:vAlign w:val="center"/>
          </w:tcPr>
          <w:p w14:paraId="37ED55D9" w14:textId="77777777" w:rsidR="00DC6668" w:rsidRDefault="00000000">
            <w:pPr>
              <w:jc w:val="center"/>
              <w:rPr>
                <w:sz w:val="14"/>
                <w:szCs w:val="14"/>
              </w:rPr>
            </w:pPr>
            <w:r>
              <w:rPr>
                <w:sz w:val="14"/>
                <w:szCs w:val="14"/>
              </w:rPr>
              <w:t>-221.96</w:t>
            </w:r>
            <w:r>
              <w:rPr>
                <w:sz w:val="14"/>
                <w:szCs w:val="14"/>
              </w:rPr>
              <w:br/>
              <w:t>(-236.28 to -214.21)</w:t>
            </w:r>
          </w:p>
        </w:tc>
        <w:tc>
          <w:tcPr>
            <w:tcW w:w="991" w:type="dxa"/>
            <w:tcMar>
              <w:top w:w="0" w:type="dxa"/>
              <w:left w:w="30" w:type="dxa"/>
              <w:bottom w:w="0" w:type="dxa"/>
              <w:right w:w="30" w:type="dxa"/>
            </w:tcMar>
            <w:vAlign w:val="center"/>
          </w:tcPr>
          <w:p w14:paraId="27034A63" w14:textId="77777777" w:rsidR="00DC6668" w:rsidRDefault="00000000">
            <w:pPr>
              <w:jc w:val="center"/>
              <w:rPr>
                <w:sz w:val="14"/>
                <w:szCs w:val="14"/>
              </w:rPr>
            </w:pPr>
            <w:r>
              <w:rPr>
                <w:sz w:val="14"/>
                <w:szCs w:val="14"/>
              </w:rPr>
              <w:t>-195</w:t>
            </w:r>
            <w:r>
              <w:rPr>
                <w:sz w:val="14"/>
                <w:szCs w:val="14"/>
              </w:rPr>
              <w:br/>
              <w:t>(±7.9)</w:t>
            </w:r>
          </w:p>
        </w:tc>
        <w:tc>
          <w:tcPr>
            <w:tcW w:w="1259" w:type="dxa"/>
            <w:tcBorders>
              <w:left w:val="single" w:sz="4" w:space="0" w:color="000000"/>
            </w:tcBorders>
            <w:vAlign w:val="center"/>
          </w:tcPr>
          <w:p w14:paraId="444988AA" w14:textId="77777777" w:rsidR="00DC6668" w:rsidRDefault="00000000">
            <w:pPr>
              <w:jc w:val="center"/>
              <w:rPr>
                <w:sz w:val="14"/>
                <w:szCs w:val="14"/>
              </w:rPr>
            </w:pPr>
            <w:r>
              <w:rPr>
                <w:sz w:val="14"/>
                <w:szCs w:val="14"/>
              </w:rPr>
              <w:t>-5.31</w:t>
            </w:r>
            <w:r>
              <w:rPr>
                <w:sz w:val="14"/>
                <w:szCs w:val="14"/>
              </w:rPr>
              <w:br/>
              <w:t>(-5.34 to -5.27)</w:t>
            </w:r>
          </w:p>
        </w:tc>
        <w:tc>
          <w:tcPr>
            <w:tcW w:w="811" w:type="dxa"/>
            <w:tcBorders>
              <w:right w:val="single" w:sz="4" w:space="0" w:color="000000"/>
            </w:tcBorders>
            <w:vAlign w:val="center"/>
          </w:tcPr>
          <w:p w14:paraId="540CAD49" w14:textId="77777777" w:rsidR="00DC6668" w:rsidRDefault="00000000">
            <w:pPr>
              <w:jc w:val="center"/>
              <w:rPr>
                <w:sz w:val="14"/>
                <w:szCs w:val="14"/>
              </w:rPr>
            </w:pPr>
            <w:r>
              <w:rPr>
                <w:sz w:val="14"/>
                <w:szCs w:val="14"/>
              </w:rPr>
              <w:t>-5.48 (±0.04)</w:t>
            </w:r>
          </w:p>
        </w:tc>
        <w:tc>
          <w:tcPr>
            <w:tcW w:w="1170" w:type="dxa"/>
            <w:tcMar>
              <w:top w:w="0" w:type="dxa"/>
              <w:left w:w="30" w:type="dxa"/>
              <w:bottom w:w="0" w:type="dxa"/>
              <w:right w:w="30" w:type="dxa"/>
            </w:tcMar>
            <w:vAlign w:val="center"/>
          </w:tcPr>
          <w:p w14:paraId="0560A6F6" w14:textId="77777777" w:rsidR="00DC6668" w:rsidRDefault="00000000">
            <w:pPr>
              <w:jc w:val="center"/>
              <w:rPr>
                <w:sz w:val="14"/>
                <w:szCs w:val="14"/>
              </w:rPr>
            </w:pPr>
            <w:r>
              <w:rPr>
                <w:sz w:val="14"/>
                <w:szCs w:val="14"/>
              </w:rPr>
              <w:t>35.47</w:t>
            </w:r>
            <w:r>
              <w:rPr>
                <w:sz w:val="14"/>
                <w:szCs w:val="14"/>
              </w:rPr>
              <w:br/>
              <w:t>(35.26 to 35.59)</w:t>
            </w:r>
          </w:p>
        </w:tc>
        <w:tc>
          <w:tcPr>
            <w:tcW w:w="899" w:type="dxa"/>
            <w:tcMar>
              <w:top w:w="0" w:type="dxa"/>
              <w:left w:w="30" w:type="dxa"/>
              <w:bottom w:w="0" w:type="dxa"/>
              <w:right w:w="30" w:type="dxa"/>
            </w:tcMar>
            <w:vAlign w:val="center"/>
          </w:tcPr>
          <w:p w14:paraId="67F1CBE2" w14:textId="77777777" w:rsidR="00DC6668" w:rsidRDefault="00000000">
            <w:pPr>
              <w:jc w:val="center"/>
              <w:rPr>
                <w:sz w:val="14"/>
                <w:szCs w:val="14"/>
              </w:rPr>
            </w:pPr>
            <w:r>
              <w:rPr>
                <w:sz w:val="14"/>
                <w:szCs w:val="14"/>
              </w:rPr>
              <w:t>36.1</w:t>
            </w:r>
          </w:p>
        </w:tc>
        <w:tc>
          <w:tcPr>
            <w:tcW w:w="811" w:type="dxa"/>
            <w:tcBorders>
              <w:left w:val="single" w:sz="4" w:space="0" w:color="000000"/>
            </w:tcBorders>
            <w:vAlign w:val="center"/>
          </w:tcPr>
          <w:p w14:paraId="422796DC" w14:textId="77777777" w:rsidR="00DC6668" w:rsidRDefault="00000000">
            <w:pPr>
              <w:jc w:val="center"/>
              <w:rPr>
                <w:sz w:val="14"/>
                <w:szCs w:val="14"/>
              </w:rPr>
            </w:pPr>
            <w:r>
              <w:rPr>
                <w:sz w:val="14"/>
                <w:szCs w:val="14"/>
              </w:rPr>
              <w:t>6.3</w:t>
            </w:r>
          </w:p>
        </w:tc>
        <w:tc>
          <w:tcPr>
            <w:tcW w:w="809" w:type="dxa"/>
            <w:tcMar>
              <w:top w:w="0" w:type="dxa"/>
              <w:left w:w="30" w:type="dxa"/>
              <w:bottom w:w="0" w:type="dxa"/>
              <w:right w:w="30" w:type="dxa"/>
            </w:tcMar>
            <w:vAlign w:val="center"/>
          </w:tcPr>
          <w:p w14:paraId="03D35622" w14:textId="77777777" w:rsidR="00DC6668" w:rsidRDefault="00000000">
            <w:pPr>
              <w:jc w:val="center"/>
              <w:rPr>
                <w:sz w:val="14"/>
                <w:szCs w:val="14"/>
              </w:rPr>
            </w:pPr>
            <w:r>
              <w:rPr>
                <w:sz w:val="14"/>
                <w:szCs w:val="14"/>
              </w:rPr>
              <w:t>7.4</w:t>
            </w:r>
          </w:p>
        </w:tc>
        <w:tc>
          <w:tcPr>
            <w:tcW w:w="812" w:type="dxa"/>
            <w:tcMar>
              <w:top w:w="0" w:type="dxa"/>
              <w:left w:w="30" w:type="dxa"/>
              <w:bottom w:w="0" w:type="dxa"/>
              <w:right w:w="30" w:type="dxa"/>
            </w:tcMar>
            <w:vAlign w:val="center"/>
          </w:tcPr>
          <w:p w14:paraId="5D9C1284" w14:textId="77777777" w:rsidR="00DC6668" w:rsidRDefault="00000000">
            <w:pPr>
              <w:jc w:val="center"/>
              <w:rPr>
                <w:sz w:val="14"/>
                <w:szCs w:val="14"/>
              </w:rPr>
            </w:pPr>
            <w:r>
              <w:rPr>
                <w:sz w:val="14"/>
                <w:szCs w:val="14"/>
              </w:rPr>
              <w:t>0.9</w:t>
            </w:r>
          </w:p>
        </w:tc>
        <w:tc>
          <w:tcPr>
            <w:tcW w:w="704" w:type="dxa"/>
            <w:tcMar>
              <w:top w:w="0" w:type="dxa"/>
              <w:left w:w="30" w:type="dxa"/>
              <w:bottom w:w="0" w:type="dxa"/>
              <w:right w:w="30" w:type="dxa"/>
            </w:tcMar>
            <w:vAlign w:val="center"/>
          </w:tcPr>
          <w:p w14:paraId="477F4CAF" w14:textId="77777777" w:rsidR="00DC6668" w:rsidRDefault="00000000">
            <w:pPr>
              <w:jc w:val="center"/>
              <w:rPr>
                <w:sz w:val="14"/>
                <w:szCs w:val="14"/>
              </w:rPr>
            </w:pPr>
            <w:r>
              <w:rPr>
                <w:sz w:val="14"/>
                <w:szCs w:val="14"/>
              </w:rPr>
              <w:t>0.6</w:t>
            </w:r>
          </w:p>
        </w:tc>
      </w:tr>
      <w:tr w:rsidR="00DC6668" w14:paraId="1957E27C" w14:textId="77777777">
        <w:trPr>
          <w:trHeight w:val="256"/>
        </w:trPr>
        <w:tc>
          <w:tcPr>
            <w:tcW w:w="1618" w:type="dxa"/>
            <w:tcMar>
              <w:top w:w="0" w:type="dxa"/>
              <w:left w:w="30" w:type="dxa"/>
              <w:bottom w:w="0" w:type="dxa"/>
              <w:right w:w="30" w:type="dxa"/>
            </w:tcMar>
            <w:vAlign w:val="center"/>
          </w:tcPr>
          <w:p w14:paraId="1A376444" w14:textId="77777777" w:rsidR="00DC6668" w:rsidRDefault="00000000">
            <w:pPr>
              <w:jc w:val="center"/>
            </w:pPr>
            <w:r>
              <w:rPr>
                <w:sz w:val="14"/>
                <w:szCs w:val="14"/>
              </w:rPr>
              <w:t xml:space="preserve">  FAM-CGUUGC-3’</w:t>
            </w:r>
            <w:r>
              <w:rPr>
                <w:sz w:val="14"/>
                <w:szCs w:val="14"/>
                <w:vertAlign w:val="superscript"/>
              </w:rPr>
              <w:t>b</w:t>
            </w:r>
            <w:r>
              <w:rPr>
                <w:sz w:val="14"/>
                <w:szCs w:val="14"/>
              </w:rPr>
              <w:br/>
              <w:t>BHQ1-GCAACG-5’</w:t>
            </w:r>
          </w:p>
        </w:tc>
        <w:tc>
          <w:tcPr>
            <w:tcW w:w="1351" w:type="dxa"/>
            <w:tcBorders>
              <w:left w:val="single" w:sz="4" w:space="0" w:color="000000"/>
            </w:tcBorders>
            <w:vAlign w:val="center"/>
          </w:tcPr>
          <w:p w14:paraId="5A0E3794" w14:textId="77777777" w:rsidR="00DC6668" w:rsidRDefault="00000000">
            <w:pPr>
              <w:jc w:val="center"/>
              <w:rPr>
                <w:sz w:val="14"/>
                <w:szCs w:val="14"/>
              </w:rPr>
            </w:pPr>
            <w:r>
              <w:rPr>
                <w:sz w:val="14"/>
                <w:szCs w:val="14"/>
              </w:rPr>
              <w:t>-81.24</w:t>
            </w:r>
            <w:r>
              <w:rPr>
                <w:sz w:val="14"/>
                <w:szCs w:val="14"/>
              </w:rPr>
              <w:br/>
              <w:t>(-84.35 to -79.04)</w:t>
            </w:r>
          </w:p>
        </w:tc>
        <w:tc>
          <w:tcPr>
            <w:tcW w:w="901" w:type="dxa"/>
            <w:tcBorders>
              <w:right w:val="single" w:sz="4" w:space="0" w:color="000000"/>
            </w:tcBorders>
            <w:vAlign w:val="center"/>
          </w:tcPr>
          <w:p w14:paraId="6E770F6A" w14:textId="77777777" w:rsidR="00DC6668" w:rsidRDefault="00000000">
            <w:pPr>
              <w:jc w:val="center"/>
              <w:rPr>
                <w:sz w:val="14"/>
                <w:szCs w:val="14"/>
              </w:rPr>
            </w:pPr>
            <w:r>
              <w:rPr>
                <w:sz w:val="14"/>
                <w:szCs w:val="14"/>
              </w:rPr>
              <w:t>-78.1</w:t>
            </w:r>
            <w:r>
              <w:rPr>
                <w:sz w:val="14"/>
                <w:szCs w:val="14"/>
              </w:rPr>
              <w:br/>
              <w:t>(±1.7)</w:t>
            </w:r>
          </w:p>
        </w:tc>
        <w:tc>
          <w:tcPr>
            <w:tcW w:w="1439" w:type="dxa"/>
            <w:tcMar>
              <w:top w:w="0" w:type="dxa"/>
              <w:left w:w="30" w:type="dxa"/>
              <w:bottom w:w="0" w:type="dxa"/>
              <w:right w:w="30" w:type="dxa"/>
            </w:tcMar>
            <w:vAlign w:val="center"/>
          </w:tcPr>
          <w:p w14:paraId="68974FDD" w14:textId="77777777" w:rsidR="00DC6668" w:rsidRDefault="00000000">
            <w:pPr>
              <w:jc w:val="center"/>
              <w:rPr>
                <w:sz w:val="14"/>
                <w:szCs w:val="14"/>
              </w:rPr>
            </w:pPr>
            <w:r>
              <w:rPr>
                <w:sz w:val="14"/>
                <w:szCs w:val="14"/>
              </w:rPr>
              <w:t>-234.11</w:t>
            </w:r>
            <w:r>
              <w:rPr>
                <w:sz w:val="14"/>
                <w:szCs w:val="14"/>
              </w:rPr>
              <w:br/>
              <w:t>(-243.79 to -227.28)</w:t>
            </w:r>
          </w:p>
        </w:tc>
        <w:tc>
          <w:tcPr>
            <w:tcW w:w="991" w:type="dxa"/>
            <w:tcMar>
              <w:top w:w="0" w:type="dxa"/>
              <w:left w:w="30" w:type="dxa"/>
              <w:bottom w:w="0" w:type="dxa"/>
              <w:right w:w="30" w:type="dxa"/>
            </w:tcMar>
            <w:vAlign w:val="center"/>
          </w:tcPr>
          <w:p w14:paraId="0FDFC2F4" w14:textId="77777777" w:rsidR="00DC6668" w:rsidRDefault="00000000">
            <w:pPr>
              <w:jc w:val="center"/>
              <w:rPr>
                <w:sz w:val="14"/>
                <w:szCs w:val="14"/>
              </w:rPr>
            </w:pPr>
            <w:r>
              <w:rPr>
                <w:sz w:val="14"/>
                <w:szCs w:val="14"/>
              </w:rPr>
              <w:t>-225.7</w:t>
            </w:r>
            <w:r>
              <w:rPr>
                <w:sz w:val="14"/>
                <w:szCs w:val="14"/>
              </w:rPr>
              <w:br/>
              <w:t>(±5.3)</w:t>
            </w:r>
          </w:p>
        </w:tc>
        <w:tc>
          <w:tcPr>
            <w:tcW w:w="1259" w:type="dxa"/>
            <w:tcBorders>
              <w:left w:val="single" w:sz="4" w:space="0" w:color="000000"/>
            </w:tcBorders>
            <w:vAlign w:val="center"/>
          </w:tcPr>
          <w:p w14:paraId="1646D32D" w14:textId="77777777" w:rsidR="00DC6668" w:rsidRDefault="00000000">
            <w:pPr>
              <w:jc w:val="center"/>
              <w:rPr>
                <w:sz w:val="14"/>
                <w:szCs w:val="14"/>
              </w:rPr>
            </w:pPr>
            <w:r>
              <w:rPr>
                <w:sz w:val="14"/>
                <w:szCs w:val="14"/>
              </w:rPr>
              <w:t>-8.63</w:t>
            </w:r>
            <w:r>
              <w:rPr>
                <w:sz w:val="14"/>
                <w:szCs w:val="14"/>
              </w:rPr>
              <w:br/>
              <w:t>(-8.73 to -8.54)</w:t>
            </w:r>
          </w:p>
        </w:tc>
        <w:tc>
          <w:tcPr>
            <w:tcW w:w="811" w:type="dxa"/>
            <w:tcBorders>
              <w:right w:val="single" w:sz="4" w:space="0" w:color="000000"/>
            </w:tcBorders>
            <w:vAlign w:val="center"/>
          </w:tcPr>
          <w:p w14:paraId="3620123B" w14:textId="77777777" w:rsidR="00DC6668" w:rsidRDefault="00000000">
            <w:pPr>
              <w:jc w:val="center"/>
              <w:rPr>
                <w:sz w:val="14"/>
                <w:szCs w:val="14"/>
              </w:rPr>
            </w:pPr>
            <w:r>
              <w:rPr>
                <w:sz w:val="14"/>
                <w:szCs w:val="14"/>
              </w:rPr>
              <w:t>-8.09 (±0.05)</w:t>
            </w:r>
          </w:p>
        </w:tc>
        <w:tc>
          <w:tcPr>
            <w:tcW w:w="1170" w:type="dxa"/>
            <w:tcMar>
              <w:top w:w="0" w:type="dxa"/>
              <w:left w:w="30" w:type="dxa"/>
              <w:bottom w:w="0" w:type="dxa"/>
              <w:right w:w="30" w:type="dxa"/>
            </w:tcMar>
            <w:vAlign w:val="center"/>
          </w:tcPr>
          <w:p w14:paraId="076833B5" w14:textId="77777777" w:rsidR="00DC6668" w:rsidRDefault="00000000">
            <w:pPr>
              <w:jc w:val="center"/>
              <w:rPr>
                <w:sz w:val="14"/>
                <w:szCs w:val="14"/>
              </w:rPr>
            </w:pPr>
            <w:r>
              <w:rPr>
                <w:sz w:val="14"/>
                <w:szCs w:val="14"/>
              </w:rPr>
              <w:t>48.71</w:t>
            </w:r>
            <w:r>
              <w:rPr>
                <w:sz w:val="14"/>
                <w:szCs w:val="14"/>
              </w:rPr>
              <w:br/>
              <w:t>(48.64 to 48.78)</w:t>
            </w:r>
          </w:p>
        </w:tc>
        <w:tc>
          <w:tcPr>
            <w:tcW w:w="899" w:type="dxa"/>
            <w:tcMar>
              <w:top w:w="0" w:type="dxa"/>
              <w:left w:w="30" w:type="dxa"/>
              <w:bottom w:w="0" w:type="dxa"/>
              <w:right w:w="30" w:type="dxa"/>
            </w:tcMar>
            <w:vAlign w:val="center"/>
          </w:tcPr>
          <w:p w14:paraId="43946B2A" w14:textId="77777777" w:rsidR="00DC6668" w:rsidRDefault="00000000">
            <w:pPr>
              <w:jc w:val="center"/>
              <w:rPr>
                <w:sz w:val="14"/>
                <w:szCs w:val="14"/>
              </w:rPr>
            </w:pPr>
            <w:r>
              <w:rPr>
                <w:sz w:val="14"/>
                <w:szCs w:val="14"/>
              </w:rPr>
              <w:t>46.9</w:t>
            </w:r>
          </w:p>
        </w:tc>
        <w:tc>
          <w:tcPr>
            <w:tcW w:w="811" w:type="dxa"/>
            <w:tcBorders>
              <w:left w:val="single" w:sz="4" w:space="0" w:color="000000"/>
            </w:tcBorders>
            <w:vAlign w:val="center"/>
          </w:tcPr>
          <w:p w14:paraId="2FDFFDE1" w14:textId="77777777" w:rsidR="00DC6668" w:rsidRDefault="00000000">
            <w:pPr>
              <w:jc w:val="center"/>
              <w:rPr>
                <w:sz w:val="14"/>
                <w:szCs w:val="14"/>
              </w:rPr>
            </w:pPr>
            <w:r>
              <w:rPr>
                <w:sz w:val="14"/>
                <w:szCs w:val="14"/>
              </w:rPr>
              <w:t>2.4</w:t>
            </w:r>
          </w:p>
        </w:tc>
        <w:tc>
          <w:tcPr>
            <w:tcW w:w="809" w:type="dxa"/>
            <w:tcMar>
              <w:top w:w="0" w:type="dxa"/>
              <w:left w:w="30" w:type="dxa"/>
              <w:bottom w:w="0" w:type="dxa"/>
              <w:right w:w="30" w:type="dxa"/>
            </w:tcMar>
            <w:vAlign w:val="center"/>
          </w:tcPr>
          <w:p w14:paraId="3F1B6F7D" w14:textId="77777777" w:rsidR="00DC6668" w:rsidRDefault="00000000">
            <w:pPr>
              <w:jc w:val="center"/>
              <w:rPr>
                <w:sz w:val="14"/>
                <w:szCs w:val="14"/>
              </w:rPr>
            </w:pPr>
            <w:r>
              <w:rPr>
                <w:sz w:val="14"/>
                <w:szCs w:val="14"/>
              </w:rPr>
              <w:t>2.3</w:t>
            </w:r>
          </w:p>
        </w:tc>
        <w:tc>
          <w:tcPr>
            <w:tcW w:w="812" w:type="dxa"/>
            <w:tcMar>
              <w:top w:w="0" w:type="dxa"/>
              <w:left w:w="30" w:type="dxa"/>
              <w:bottom w:w="0" w:type="dxa"/>
              <w:right w:w="30" w:type="dxa"/>
            </w:tcMar>
            <w:vAlign w:val="center"/>
          </w:tcPr>
          <w:p w14:paraId="1A90E495" w14:textId="77777777" w:rsidR="00DC6668" w:rsidRDefault="00000000">
            <w:pPr>
              <w:jc w:val="center"/>
              <w:rPr>
                <w:sz w:val="14"/>
                <w:szCs w:val="14"/>
              </w:rPr>
            </w:pPr>
            <w:r>
              <w:rPr>
                <w:sz w:val="14"/>
                <w:szCs w:val="14"/>
              </w:rPr>
              <w:t>3.0</w:t>
            </w:r>
          </w:p>
        </w:tc>
        <w:tc>
          <w:tcPr>
            <w:tcW w:w="704" w:type="dxa"/>
            <w:tcMar>
              <w:top w:w="0" w:type="dxa"/>
              <w:left w:w="30" w:type="dxa"/>
              <w:bottom w:w="0" w:type="dxa"/>
              <w:right w:w="30" w:type="dxa"/>
            </w:tcMar>
            <w:vAlign w:val="center"/>
          </w:tcPr>
          <w:p w14:paraId="439DD742" w14:textId="77777777" w:rsidR="00DC6668" w:rsidRDefault="00000000">
            <w:pPr>
              <w:jc w:val="center"/>
              <w:rPr>
                <w:sz w:val="14"/>
                <w:szCs w:val="14"/>
              </w:rPr>
            </w:pPr>
            <w:r>
              <w:rPr>
                <w:sz w:val="14"/>
                <w:szCs w:val="14"/>
              </w:rPr>
              <w:t>1.8</w:t>
            </w:r>
          </w:p>
        </w:tc>
      </w:tr>
      <w:tr w:rsidR="00DC6668" w14:paraId="3D5414BB" w14:textId="77777777">
        <w:trPr>
          <w:trHeight w:val="256"/>
        </w:trPr>
        <w:tc>
          <w:tcPr>
            <w:tcW w:w="10439" w:type="dxa"/>
            <w:gridSpan w:val="9"/>
            <w:tcBorders>
              <w:top w:val="single" w:sz="4" w:space="0" w:color="000000"/>
              <w:bottom w:val="single" w:sz="4" w:space="0" w:color="000000"/>
            </w:tcBorders>
            <w:vAlign w:val="center"/>
          </w:tcPr>
          <w:p w14:paraId="5B986AEA" w14:textId="77777777" w:rsidR="00DC6668" w:rsidRDefault="00000000">
            <w:pPr>
              <w:jc w:val="center"/>
            </w:pPr>
            <w:r>
              <w:rPr>
                <w:sz w:val="14"/>
                <w:szCs w:val="14"/>
              </w:rPr>
              <w:t xml:space="preserve">Average % error between </w:t>
            </w:r>
            <w:proofErr w:type="spellStart"/>
            <w:r>
              <w:rPr>
                <w:sz w:val="14"/>
                <w:szCs w:val="14"/>
              </w:rPr>
              <w:t>MeltR</w:t>
            </w:r>
            <w:proofErr w:type="spellEnd"/>
            <w:r>
              <w:rPr>
                <w:sz w:val="14"/>
                <w:szCs w:val="14"/>
              </w:rPr>
              <w:t xml:space="preserve"> method 2 and </w:t>
            </w:r>
            <w:proofErr w:type="spellStart"/>
            <w:r>
              <w:rPr>
                <w:sz w:val="14"/>
                <w:szCs w:val="14"/>
              </w:rPr>
              <w:t>Meltwin</w:t>
            </w:r>
            <w:proofErr w:type="spellEnd"/>
            <w:r>
              <w:rPr>
                <w:sz w:val="14"/>
                <w:szCs w:val="14"/>
              </w:rPr>
              <w:t xml:space="preserve"> method 2</w:t>
            </w:r>
          </w:p>
        </w:tc>
        <w:tc>
          <w:tcPr>
            <w:tcW w:w="811" w:type="dxa"/>
            <w:tcBorders>
              <w:top w:val="single" w:sz="4" w:space="0" w:color="000000"/>
              <w:left w:val="single" w:sz="4" w:space="0" w:color="000000"/>
              <w:bottom w:val="single" w:sz="4" w:space="0" w:color="000000"/>
            </w:tcBorders>
            <w:vAlign w:val="center"/>
          </w:tcPr>
          <w:p w14:paraId="014A71DF" w14:textId="77777777" w:rsidR="00DC6668" w:rsidRDefault="00000000">
            <w:pPr>
              <w:jc w:val="center"/>
              <w:rPr>
                <w:sz w:val="14"/>
                <w:szCs w:val="14"/>
              </w:rPr>
            </w:pPr>
            <w:r>
              <w:rPr>
                <w:sz w:val="14"/>
                <w:szCs w:val="14"/>
              </w:rPr>
              <w:t>1.9</w:t>
            </w:r>
          </w:p>
        </w:tc>
        <w:tc>
          <w:tcPr>
            <w:tcW w:w="809" w:type="dxa"/>
            <w:tcBorders>
              <w:top w:val="single" w:sz="4" w:space="0" w:color="000000"/>
              <w:bottom w:val="single" w:sz="4" w:space="0" w:color="000000"/>
            </w:tcBorders>
            <w:vAlign w:val="center"/>
          </w:tcPr>
          <w:p w14:paraId="1FFF29D7" w14:textId="77777777" w:rsidR="00DC6668" w:rsidRDefault="00000000">
            <w:pPr>
              <w:jc w:val="center"/>
              <w:rPr>
                <w:sz w:val="14"/>
                <w:szCs w:val="14"/>
              </w:rPr>
            </w:pPr>
            <w:r>
              <w:rPr>
                <w:sz w:val="14"/>
                <w:szCs w:val="14"/>
              </w:rPr>
              <w:t>2.2</w:t>
            </w:r>
          </w:p>
        </w:tc>
        <w:tc>
          <w:tcPr>
            <w:tcW w:w="812" w:type="dxa"/>
            <w:tcBorders>
              <w:top w:val="single" w:sz="4" w:space="0" w:color="000000"/>
              <w:bottom w:val="single" w:sz="4" w:space="0" w:color="000000"/>
            </w:tcBorders>
            <w:vAlign w:val="center"/>
          </w:tcPr>
          <w:p w14:paraId="1AF4EEEE" w14:textId="77777777" w:rsidR="00DC6668" w:rsidRDefault="00000000">
            <w:pPr>
              <w:jc w:val="center"/>
              <w:rPr>
                <w:sz w:val="14"/>
                <w:szCs w:val="14"/>
              </w:rPr>
            </w:pPr>
            <w:r>
              <w:rPr>
                <w:sz w:val="14"/>
                <w:szCs w:val="14"/>
              </w:rPr>
              <w:t>1.4</w:t>
            </w:r>
          </w:p>
        </w:tc>
        <w:tc>
          <w:tcPr>
            <w:tcW w:w="704" w:type="dxa"/>
            <w:tcBorders>
              <w:top w:val="single" w:sz="4" w:space="0" w:color="000000"/>
              <w:bottom w:val="single" w:sz="4" w:space="0" w:color="000000"/>
            </w:tcBorders>
            <w:vAlign w:val="center"/>
          </w:tcPr>
          <w:p w14:paraId="417EECED" w14:textId="77777777" w:rsidR="00DC6668" w:rsidRDefault="00000000">
            <w:pPr>
              <w:jc w:val="center"/>
              <w:rPr>
                <w:sz w:val="14"/>
                <w:szCs w:val="14"/>
              </w:rPr>
            </w:pPr>
            <w:r>
              <w:rPr>
                <w:sz w:val="14"/>
                <w:szCs w:val="14"/>
              </w:rPr>
              <w:t>1.2</w:t>
            </w:r>
          </w:p>
        </w:tc>
      </w:tr>
    </w:tbl>
    <w:p w14:paraId="5DAC16CF" w14:textId="77777777" w:rsidR="00DC6668" w:rsidRDefault="00000000">
      <w:proofErr w:type="spellStart"/>
      <w:r>
        <w:rPr>
          <w:vertAlign w:val="superscript"/>
        </w:rPr>
        <w:t>a</w:t>
      </w:r>
      <w:r>
        <w:t>Expectation</w:t>
      </w:r>
      <w:proofErr w:type="spellEnd"/>
      <w:r>
        <w:t xml:space="preserve"> maximized T</w:t>
      </w:r>
      <w:r>
        <w:rPr>
          <w:vertAlign w:val="subscript"/>
        </w:rPr>
        <w:t>m</w:t>
      </w:r>
      <w:r>
        <w:t xml:space="preserve"> at a C</w:t>
      </w:r>
      <w:r>
        <w:rPr>
          <w:vertAlign w:val="subscript"/>
        </w:rPr>
        <w:t>t</w:t>
      </w:r>
      <w:r>
        <w:t xml:space="preserve"> of 0.1 </w:t>
      </w:r>
      <w:proofErr w:type="spellStart"/>
      <w:r>
        <w:t>mM.</w:t>
      </w:r>
      <w:proofErr w:type="spellEnd"/>
    </w:p>
    <w:p w14:paraId="2DF3EAFA" w14:textId="77777777" w:rsidR="00DC6668" w:rsidRDefault="00000000">
      <w:proofErr w:type="spellStart"/>
      <w:r>
        <w:rPr>
          <w:vertAlign w:val="superscript"/>
        </w:rPr>
        <w:t>b</w:t>
      </w:r>
      <w:r>
        <w:t>Data</w:t>
      </w:r>
      <w:proofErr w:type="spellEnd"/>
      <w:r>
        <w:t xml:space="preserve"> compiled from a published source.</w:t>
      </w:r>
      <w:r>
        <w:rPr>
          <w:vertAlign w:val="superscript"/>
        </w:rPr>
        <w:t>1</w:t>
      </w:r>
    </w:p>
    <w:p w14:paraId="018A4241" w14:textId="77777777" w:rsidR="00DC6668" w:rsidRDefault="00000000">
      <w:pPr>
        <w:ind w:right="-720"/>
        <w:jc w:val="both"/>
        <w:sectPr w:rsidR="00DC6668">
          <w:footerReference w:type="default" r:id="rId18"/>
          <w:pgSz w:w="15840" w:h="12240" w:orient="landscape"/>
          <w:pgMar w:top="1134" w:right="1134" w:bottom="1134" w:left="1134" w:header="0" w:footer="0" w:gutter="0"/>
          <w:cols w:space="720"/>
          <w:formProt w:val="0"/>
          <w:docGrid w:linePitch="100"/>
        </w:sectPr>
      </w:pPr>
      <w:proofErr w:type="spellStart"/>
      <w:r>
        <w:rPr>
          <w:vertAlign w:val="superscript"/>
        </w:rPr>
        <w:t>c</w:t>
      </w:r>
      <w:r>
        <w:t>Data</w:t>
      </w:r>
      <w:proofErr w:type="spellEnd"/>
      <w:r>
        <w:t xml:space="preserve"> compiled in this work.</w:t>
      </w:r>
      <w:r>
        <w:br w:type="page"/>
      </w:r>
    </w:p>
    <w:p w14:paraId="301C6B64" w14:textId="77777777" w:rsidR="00DC6668" w:rsidRDefault="00000000">
      <w:pPr>
        <w:pStyle w:val="Heading1"/>
        <w:ind w:right="-720"/>
        <w:jc w:val="both"/>
      </w:pPr>
      <w:bookmarkStart w:id="122" w:name="__RefHeading___Toc99310_3449495920"/>
      <w:bookmarkStart w:id="123" w:name="_Toc1085136791"/>
      <w:bookmarkStart w:id="124" w:name="_Toc1117940721"/>
      <w:bookmarkEnd w:id="122"/>
      <w:r>
        <w:lastRenderedPageBreak/>
        <w:t>Supplementary information references</w:t>
      </w:r>
      <w:bookmarkEnd w:id="123"/>
      <w:bookmarkEnd w:id="124"/>
    </w:p>
    <w:p w14:paraId="4D50A283" w14:textId="77777777" w:rsidR="00DC6668" w:rsidRDefault="00DC6668">
      <w:pPr>
        <w:jc w:val="both"/>
      </w:pPr>
    </w:p>
    <w:p w14:paraId="29775000" w14:textId="77777777" w:rsidR="00DC6668" w:rsidRDefault="00000000">
      <w:pPr>
        <w:jc w:val="both"/>
      </w:pPr>
      <w:r>
        <w:t xml:space="preserve">(1) </w:t>
      </w:r>
      <w:commentRangeStart w:id="125"/>
      <w:r>
        <w:t>Adams, M. S.; Znosko</w:t>
      </w:r>
      <w:commentRangeEnd w:id="125"/>
      <w:r w:rsidR="000A06D3">
        <w:rPr>
          <w:rStyle w:val="CommentReference"/>
        </w:rPr>
        <w:commentReference w:id="125"/>
      </w:r>
      <w:r>
        <w:t xml:space="preserve">, B. M. Thermodynamic Characterization and Nearest Neighbor Parameters for RNA Duplexes under Molecular Crowding Conditions. </w:t>
      </w:r>
      <w:r>
        <w:rPr>
          <w:i/>
        </w:rPr>
        <w:t>Nucleic Acids Research</w:t>
      </w:r>
      <w:r>
        <w:t xml:space="preserve"> </w:t>
      </w:r>
      <w:r>
        <w:rPr>
          <w:b/>
        </w:rPr>
        <w:t>2019</w:t>
      </w:r>
      <w:r>
        <w:t xml:space="preserve">, </w:t>
      </w:r>
      <w:r>
        <w:rPr>
          <w:i/>
        </w:rPr>
        <w:t>47</w:t>
      </w:r>
      <w:r>
        <w:t xml:space="preserve"> (7), 3658–3666. </w:t>
      </w:r>
      <w:hyperlink r:id="rId19">
        <w:r>
          <w:rPr>
            <w:rStyle w:val="Hyperlink"/>
          </w:rPr>
          <w:t>https://doi.org/10.1093/nar/gkz019</w:t>
        </w:r>
      </w:hyperlink>
      <w:r>
        <w:t>.</w:t>
      </w:r>
    </w:p>
    <w:sectPr w:rsidR="00DC6668">
      <w:footerReference w:type="default" r:id="rId20"/>
      <w:pgSz w:w="12240" w:h="15840"/>
      <w:pgMar w:top="777" w:right="1440" w:bottom="1440" w:left="1440" w:header="0" w:footer="720" w:gutter="0"/>
      <w:cols w:space="720"/>
      <w:formProt w:val="0"/>
      <w:docGrid w:linePitch="10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Sebastian Arteaga" w:date="2022-10-05T16:24:00Z" w:initials="SA">
    <w:p w14:paraId="111ADF8F" w14:textId="77777777" w:rsidR="006C0F2B" w:rsidRDefault="006C0F2B" w:rsidP="00537511">
      <w:pPr>
        <w:pStyle w:val="CommentText"/>
      </w:pPr>
      <w:r>
        <w:rPr>
          <w:rStyle w:val="CommentReference"/>
        </w:rPr>
        <w:annotationRef/>
      </w:r>
      <w:r>
        <w:t>Are these the correct keywords?</w:t>
      </w:r>
    </w:p>
  </w:comment>
  <w:comment w:id="10" w:author="Sebastian Arteaga" w:date="2022-10-05T16:25:00Z" w:initials="SA">
    <w:p w14:paraId="1082D449" w14:textId="77777777" w:rsidR="006C0F2B" w:rsidRDefault="006C0F2B" w:rsidP="00435EE4">
      <w:pPr>
        <w:pStyle w:val="CommentText"/>
      </w:pPr>
      <w:r>
        <w:rPr>
          <w:rStyle w:val="CommentReference"/>
        </w:rPr>
        <w:annotationRef/>
      </w:r>
      <w:r>
        <w:t>Not sure why, but these were not showing up for me.</w:t>
      </w:r>
    </w:p>
  </w:comment>
  <w:comment w:id="14" w:author="Sebastian Arteaga" w:date="2022-10-05T16:26:00Z" w:initials="SA">
    <w:p w14:paraId="5BA1AFD5" w14:textId="77777777" w:rsidR="006C0F2B" w:rsidRDefault="006C0F2B" w:rsidP="00C4504B">
      <w:pPr>
        <w:pStyle w:val="CommentText"/>
      </w:pPr>
      <w:r>
        <w:rPr>
          <w:rStyle w:val="CommentReference"/>
        </w:rPr>
        <w:annotationRef/>
      </w:r>
      <w:r>
        <w:t>Magnitudes of dS in C and G are different here.</w:t>
      </w:r>
    </w:p>
  </w:comment>
  <w:comment w:id="38" w:author="Sebastian Arteaga" w:date="2022-10-05T16:31:00Z" w:initials="SA">
    <w:p w14:paraId="0EDE66F6" w14:textId="77777777" w:rsidR="00441130" w:rsidRDefault="00441130" w:rsidP="0024047C">
      <w:pPr>
        <w:pStyle w:val="CommentText"/>
      </w:pPr>
      <w:r>
        <w:rPr>
          <w:rStyle w:val="CommentReference"/>
        </w:rPr>
        <w:annotationRef/>
      </w:r>
      <w:r>
        <w:t>I think the x-axis might be off-center here.</w:t>
      </w:r>
    </w:p>
  </w:comment>
  <w:comment w:id="69" w:author="Sebastian Arteaga" w:date="2022-10-05T16:34:00Z" w:initials="SA">
    <w:p w14:paraId="354355BF" w14:textId="77777777" w:rsidR="00B54295" w:rsidRDefault="00B54295" w:rsidP="00B37052">
      <w:pPr>
        <w:pStyle w:val="CommentText"/>
      </w:pPr>
      <w:r>
        <w:rPr>
          <w:rStyle w:val="CommentReference"/>
        </w:rPr>
        <w:annotationRef/>
      </w:r>
      <w:r>
        <w:t>Is it possible to change units on dS graph to 'cal/mol*K'?</w:t>
      </w:r>
    </w:p>
  </w:comment>
  <w:comment w:id="85" w:author="Sebastian Arteaga" w:date="2022-10-05T16:39:00Z" w:initials="SA">
    <w:p w14:paraId="623F7287" w14:textId="77777777" w:rsidR="00B54295" w:rsidRDefault="00B54295" w:rsidP="004475F4">
      <w:pPr>
        <w:pStyle w:val="CommentText"/>
      </w:pPr>
      <w:r>
        <w:rPr>
          <w:rStyle w:val="CommentReference"/>
        </w:rPr>
        <w:annotationRef/>
      </w:r>
      <w:r>
        <w:t>Why do you use the term 'Expectation' here?</w:t>
      </w:r>
    </w:p>
  </w:comment>
  <w:comment w:id="97" w:author="Sebastian Arteaga" w:date="2022-10-05T16:38:00Z" w:initials="SA">
    <w:p w14:paraId="7C387349" w14:textId="50B4AB87" w:rsidR="00B54295" w:rsidRDefault="00B54295" w:rsidP="00AF0A12">
      <w:pPr>
        <w:pStyle w:val="CommentText"/>
      </w:pPr>
      <w:r>
        <w:rPr>
          <w:rStyle w:val="CommentReference"/>
        </w:rPr>
        <w:annotationRef/>
      </w:r>
      <w:r>
        <w:t>I think these values are incorrect.</w:t>
      </w:r>
    </w:p>
  </w:comment>
  <w:comment w:id="100" w:author="Sebastian Arteaga" w:date="2022-10-05T16:39:00Z" w:initials="SA">
    <w:p w14:paraId="3D91F7A3" w14:textId="77777777" w:rsidR="00B54295" w:rsidRDefault="00B54295" w:rsidP="00CA0839">
      <w:pPr>
        <w:pStyle w:val="CommentText"/>
      </w:pPr>
      <w:r>
        <w:rPr>
          <w:rStyle w:val="CommentReference"/>
        </w:rPr>
        <w:annotationRef/>
      </w:r>
      <w:r>
        <w:t>I do not think these should have a superscript a on them.</w:t>
      </w:r>
    </w:p>
  </w:comment>
  <w:comment w:id="104" w:author="Sebastian Arteaga" w:date="2022-10-05T16:41:00Z" w:initials="SA">
    <w:p w14:paraId="4FDF82AB" w14:textId="77777777" w:rsidR="00B54295" w:rsidRDefault="00B54295" w:rsidP="00862287">
      <w:pPr>
        <w:pStyle w:val="CommentText"/>
      </w:pPr>
      <w:r>
        <w:rPr>
          <w:rStyle w:val="CommentReference"/>
        </w:rPr>
        <w:annotationRef/>
      </w:r>
      <w:r>
        <w:t>I do not think these values are correct.</w:t>
      </w:r>
    </w:p>
  </w:comment>
  <w:comment w:id="107" w:author="Sebastian Arteaga" w:date="2022-10-05T16:41:00Z" w:initials="SA">
    <w:p w14:paraId="6BA0A295" w14:textId="77777777" w:rsidR="00B54295" w:rsidRDefault="00B54295" w:rsidP="00C91B3B">
      <w:pPr>
        <w:pStyle w:val="CommentText"/>
      </w:pPr>
      <w:r>
        <w:rPr>
          <w:rStyle w:val="CommentReference"/>
        </w:rPr>
        <w:annotationRef/>
      </w:r>
      <w:r>
        <w:t>I do not think this superscript a is necessary.</w:t>
      </w:r>
    </w:p>
  </w:comment>
  <w:comment w:id="109" w:author="Sebastian Arteaga" w:date="2022-10-05T16:42:00Z" w:initials="SA">
    <w:p w14:paraId="6E01859A" w14:textId="77777777" w:rsidR="00B54295" w:rsidRDefault="00B54295" w:rsidP="00850227">
      <w:pPr>
        <w:pStyle w:val="CommentText"/>
      </w:pPr>
      <w:r>
        <w:rPr>
          <w:rStyle w:val="CommentReference"/>
        </w:rPr>
        <w:annotationRef/>
      </w:r>
      <w:r>
        <w:t>Why are there discrepancies between # of decimal points?</w:t>
      </w:r>
    </w:p>
  </w:comment>
  <w:comment w:id="114" w:author="Sebastian Arteaga" w:date="2022-10-05T16:42:00Z" w:initials="SA">
    <w:p w14:paraId="5F07DAE8" w14:textId="77777777" w:rsidR="000A06D3" w:rsidRDefault="000A06D3" w:rsidP="00ED1CE0">
      <w:pPr>
        <w:pStyle w:val="CommentText"/>
      </w:pPr>
      <w:r>
        <w:rPr>
          <w:rStyle w:val="CommentReference"/>
        </w:rPr>
        <w:annotationRef/>
      </w:r>
      <w:r>
        <w:t>Same as above.</w:t>
      </w:r>
    </w:p>
  </w:comment>
  <w:comment w:id="120" w:author="Sebastian Arteaga" w:date="2022-10-05T16:43:00Z" w:initials="SA">
    <w:p w14:paraId="13FE2163" w14:textId="77777777" w:rsidR="000A06D3" w:rsidRDefault="000A06D3" w:rsidP="00BB666F">
      <w:pPr>
        <w:pStyle w:val="CommentText"/>
      </w:pPr>
      <w:r>
        <w:rPr>
          <w:rStyle w:val="CommentReference"/>
        </w:rPr>
        <w:annotationRef/>
      </w:r>
      <w:r>
        <w:t>Same as above.</w:t>
      </w:r>
    </w:p>
  </w:comment>
  <w:comment w:id="125" w:author="Sebastian Arteaga" w:date="2022-10-05T16:44:00Z" w:initials="SA">
    <w:p w14:paraId="2E492CFE" w14:textId="77777777" w:rsidR="000A06D3" w:rsidRDefault="000A06D3" w:rsidP="001B1B1C">
      <w:pPr>
        <w:pStyle w:val="CommentText"/>
      </w:pPr>
      <w:r>
        <w:rPr>
          <w:rStyle w:val="CommentReference"/>
        </w:rPr>
        <w:annotationRef/>
      </w:r>
      <w:r>
        <w:t>Are you planning to submit to Biophys. J.?</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1ADF8F" w15:done="0"/>
  <w15:commentEx w15:paraId="1082D449" w15:done="0"/>
  <w15:commentEx w15:paraId="5BA1AFD5" w15:done="0"/>
  <w15:commentEx w15:paraId="0EDE66F6" w15:done="0"/>
  <w15:commentEx w15:paraId="354355BF" w15:done="0"/>
  <w15:commentEx w15:paraId="623F7287" w15:done="0"/>
  <w15:commentEx w15:paraId="7C387349" w15:done="0"/>
  <w15:commentEx w15:paraId="3D91F7A3" w15:done="0"/>
  <w15:commentEx w15:paraId="4FDF82AB" w15:done="0"/>
  <w15:commentEx w15:paraId="6BA0A295" w15:done="0"/>
  <w15:commentEx w15:paraId="6E01859A" w15:done="0"/>
  <w15:commentEx w15:paraId="5F07DAE8" w15:done="0"/>
  <w15:commentEx w15:paraId="13FE2163" w15:done="0"/>
  <w15:commentEx w15:paraId="2E492CF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82E46" w16cex:dateUtc="2022-10-05T21:24:00Z"/>
  <w16cex:commentExtensible w16cex:durableId="26E82E66" w16cex:dateUtc="2022-10-05T21:25:00Z"/>
  <w16cex:commentExtensible w16cex:durableId="26E82EAC" w16cex:dateUtc="2022-10-05T21:26:00Z"/>
  <w16cex:commentExtensible w16cex:durableId="26E82FD2" w16cex:dateUtc="2022-10-05T21:31:00Z"/>
  <w16cex:commentExtensible w16cex:durableId="26E830A8" w16cex:dateUtc="2022-10-05T21:34:00Z"/>
  <w16cex:commentExtensible w16cex:durableId="26E831D0" w16cex:dateUtc="2022-10-05T21:39:00Z"/>
  <w16cex:commentExtensible w16cex:durableId="26E8319B" w16cex:dateUtc="2022-10-05T21:38:00Z"/>
  <w16cex:commentExtensible w16cex:durableId="26E831B4" w16cex:dateUtc="2022-10-05T21:39:00Z"/>
  <w16cex:commentExtensible w16cex:durableId="26E83225" w16cex:dateUtc="2022-10-05T21:41:00Z"/>
  <w16cex:commentExtensible w16cex:durableId="26E8323E" w16cex:dateUtc="2022-10-05T21:41:00Z"/>
  <w16cex:commentExtensible w16cex:durableId="26E8325D" w16cex:dateUtc="2022-10-05T21:42:00Z"/>
  <w16cex:commentExtensible w16cex:durableId="26E83273" w16cex:dateUtc="2022-10-05T21:42:00Z"/>
  <w16cex:commentExtensible w16cex:durableId="26E83295" w16cex:dateUtc="2022-10-05T21:43:00Z"/>
  <w16cex:commentExtensible w16cex:durableId="26E832D0" w16cex:dateUtc="2022-10-05T21: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1ADF8F" w16cid:durableId="26E82E46"/>
  <w16cid:commentId w16cid:paraId="1082D449" w16cid:durableId="26E82E66"/>
  <w16cid:commentId w16cid:paraId="5BA1AFD5" w16cid:durableId="26E82EAC"/>
  <w16cid:commentId w16cid:paraId="0EDE66F6" w16cid:durableId="26E82FD2"/>
  <w16cid:commentId w16cid:paraId="354355BF" w16cid:durableId="26E830A8"/>
  <w16cid:commentId w16cid:paraId="623F7287" w16cid:durableId="26E831D0"/>
  <w16cid:commentId w16cid:paraId="7C387349" w16cid:durableId="26E8319B"/>
  <w16cid:commentId w16cid:paraId="3D91F7A3" w16cid:durableId="26E831B4"/>
  <w16cid:commentId w16cid:paraId="4FDF82AB" w16cid:durableId="26E83225"/>
  <w16cid:commentId w16cid:paraId="6BA0A295" w16cid:durableId="26E8323E"/>
  <w16cid:commentId w16cid:paraId="6E01859A" w16cid:durableId="26E8325D"/>
  <w16cid:commentId w16cid:paraId="5F07DAE8" w16cid:durableId="26E83273"/>
  <w16cid:commentId w16cid:paraId="13FE2163" w16cid:durableId="26E83295"/>
  <w16cid:commentId w16cid:paraId="2E492CFE" w16cid:durableId="26E832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AC4BD" w14:textId="77777777" w:rsidR="00EC5DD0" w:rsidRDefault="00EC5DD0">
      <w:r>
        <w:separator/>
      </w:r>
    </w:p>
  </w:endnote>
  <w:endnote w:type="continuationSeparator" w:id="0">
    <w:p w14:paraId="604DCC66" w14:textId="77777777" w:rsidR="00EC5DD0" w:rsidRDefault="00EC5D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jaVu Sans">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no Pro">
    <w:altName w:val="Cambria"/>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Myriad Pro Light">
    <w:altName w:val="Segoe UI Light"/>
    <w:charset w:val="01"/>
    <w:family w:val="roman"/>
    <w:pitch w:val="variable"/>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84F09" w14:textId="77777777" w:rsidR="00DC6668" w:rsidRDefault="00000000">
    <w:pPr>
      <w:pStyle w:val="Footer"/>
      <w:jc w:val="right"/>
    </w:pPr>
    <w:proofErr w:type="spellStart"/>
    <w:r>
      <w:rPr>
        <w:rFonts w:ascii="Times New Roman" w:hAnsi="Times New Roman" w:cs="Times New Roman"/>
      </w:rPr>
      <w:t>Sieg</w:t>
    </w:r>
    <w:proofErr w:type="spellEnd"/>
    <w:r>
      <w:rPr>
        <w:rFonts w:ascii="Times New Roman" w:hAnsi="Times New Roman" w:cs="Times New Roman"/>
      </w:rPr>
      <w:t xml:space="preserve"> supplemental figures and tables p. </w:t>
    </w:r>
    <w:r>
      <w:rPr>
        <w:rFonts w:ascii="Times New Roman" w:hAnsi="Times New Roman" w:cs="Times New Roman"/>
      </w:rPr>
      <w:fldChar w:fldCharType="begin"/>
    </w:r>
    <w:r>
      <w:rPr>
        <w:rFonts w:ascii="Times New Roman" w:hAnsi="Times New Roman" w:cs="Times New Roman"/>
      </w:rPr>
      <w:instrText xml:space="preserve"> PAGE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p>
  <w:p w14:paraId="1A8CE4D6" w14:textId="77777777" w:rsidR="00DC6668" w:rsidRDefault="00DC66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EDCB8" w14:textId="77777777" w:rsidR="00DC6668" w:rsidRDefault="00000000">
    <w:pPr>
      <w:pStyle w:val="Footer"/>
      <w:jc w:val="right"/>
    </w:pPr>
    <w:proofErr w:type="spellStart"/>
    <w:r>
      <w:t>Sieg</w:t>
    </w:r>
    <w:proofErr w:type="spellEnd"/>
    <w:r>
      <w:t xml:space="preserve"> supplemental figures and tables p. </w:t>
    </w:r>
    <w:r>
      <w:fldChar w:fldCharType="begin"/>
    </w:r>
    <w:r>
      <w:instrText xml:space="preserve"> PAGE </w:instrText>
    </w:r>
    <w:r>
      <w:fldChar w:fldCharType="separate"/>
    </w:r>
    <w:r>
      <w:t>7</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32248" w14:textId="77777777" w:rsidR="00DC6668" w:rsidRDefault="00000000">
    <w:pPr>
      <w:pStyle w:val="Footer"/>
      <w:jc w:val="right"/>
    </w:pPr>
    <w:proofErr w:type="spellStart"/>
    <w:r>
      <w:t>Sieg</w:t>
    </w:r>
    <w:proofErr w:type="spellEnd"/>
    <w:r>
      <w:t xml:space="preserve"> supplemental figures and tables p. </w:t>
    </w:r>
    <w:r>
      <w:fldChar w:fldCharType="begin"/>
    </w:r>
    <w:r>
      <w:instrText xml:space="preserve"> PAGE </w:instrText>
    </w:r>
    <w:r>
      <w:fldChar w:fldCharType="separate"/>
    </w:r>
    <w:r>
      <w:t>8</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77E6D" w14:textId="77777777" w:rsidR="00DC6668" w:rsidRDefault="00000000">
    <w:pPr>
      <w:pStyle w:val="Footer"/>
      <w:jc w:val="right"/>
    </w:pPr>
    <w:proofErr w:type="spellStart"/>
    <w:r>
      <w:t>Sieg</w:t>
    </w:r>
    <w:proofErr w:type="spellEnd"/>
    <w:r>
      <w:t xml:space="preserve"> supplemental figures and tables p. </w:t>
    </w:r>
    <w:r>
      <w:fldChar w:fldCharType="begin"/>
    </w:r>
    <w:r>
      <w:instrText xml:space="preserve"> PAGE </w:instrText>
    </w:r>
    <w:r>
      <w:fldChar w:fldCharType="separate"/>
    </w:r>
    <w:r>
      <w:t>9</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6435D" w14:textId="77777777" w:rsidR="00DC6668" w:rsidRDefault="00000000">
    <w:pPr>
      <w:pStyle w:val="Footer"/>
      <w:jc w:val="right"/>
    </w:pPr>
    <w:proofErr w:type="spellStart"/>
    <w:r>
      <w:t>Sieg</w:t>
    </w:r>
    <w:proofErr w:type="spellEnd"/>
    <w:r>
      <w:t xml:space="preserve"> supplemental figures and tables p. </w:t>
    </w:r>
    <w:r>
      <w:fldChar w:fldCharType="begin"/>
    </w:r>
    <w:r>
      <w:instrText xml:space="preserve"> PAGE </w:instrText>
    </w:r>
    <w:r>
      <w:fldChar w:fldCharType="separate"/>
    </w:r>
    <w:r>
      <w:t>10</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22E97" w14:textId="77777777" w:rsidR="00DC6668" w:rsidRDefault="00000000">
    <w:pPr>
      <w:jc w:val="right"/>
    </w:pPr>
    <w:proofErr w:type="spellStart"/>
    <w:r>
      <w:t>Sieg</w:t>
    </w:r>
    <w:proofErr w:type="spellEnd"/>
    <w:r>
      <w:t xml:space="preserve"> supplemental figures and tables p. </w:t>
    </w:r>
    <w:r>
      <w:fldChar w:fldCharType="begin"/>
    </w:r>
    <w:r>
      <w:instrText xml:space="preserve"> PAGE </w:instrText>
    </w:r>
    <w:r>
      <w:fldChar w:fldCharType="separate"/>
    </w:r>
    <w:r>
      <w:t>11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9982E" w14:textId="77777777" w:rsidR="00DC6668" w:rsidRDefault="00000000">
    <w:pPr>
      <w:pStyle w:val="Footer"/>
      <w:jc w:val="right"/>
    </w:pPr>
    <w:proofErr w:type="spellStart"/>
    <w:r>
      <w:rPr>
        <w:rFonts w:ascii="Times New Roman" w:hAnsi="Times New Roman" w:cs="Times New Roman"/>
      </w:rPr>
      <w:t>Sieg</w:t>
    </w:r>
    <w:proofErr w:type="spellEnd"/>
    <w:r>
      <w:rPr>
        <w:rFonts w:ascii="Times New Roman" w:hAnsi="Times New Roman" w:cs="Times New Roman"/>
      </w:rPr>
      <w:t xml:space="preserve"> supplemental figures and tables p. </w:t>
    </w:r>
    <w:r>
      <w:rPr>
        <w:rFonts w:ascii="Times New Roman" w:hAnsi="Times New Roman" w:cs="Times New Roman"/>
      </w:rPr>
      <w:fldChar w:fldCharType="begin"/>
    </w:r>
    <w:r>
      <w:rPr>
        <w:rFonts w:ascii="Times New Roman" w:hAnsi="Times New Roman" w:cs="Times New Roman"/>
      </w:rPr>
      <w:instrText xml:space="preserve"> PAGE </w:instrText>
    </w:r>
    <w:r>
      <w:rPr>
        <w:rFonts w:ascii="Times New Roman" w:hAnsi="Times New Roman" w:cs="Times New Roman"/>
      </w:rPr>
      <w:fldChar w:fldCharType="separate"/>
    </w:r>
    <w:r>
      <w:rPr>
        <w:rFonts w:ascii="Times New Roman" w:hAnsi="Times New Roman" w:cs="Times New Roman"/>
      </w:rPr>
      <w:t>12</w:t>
    </w:r>
    <w:r>
      <w:rPr>
        <w:rFonts w:ascii="Times New Roman" w:hAnsi="Times New Roman" w:cs="Times New Roman"/>
      </w:rPr>
      <w:fldChar w:fldCharType="end"/>
    </w:r>
  </w:p>
  <w:p w14:paraId="50700310" w14:textId="77777777" w:rsidR="00DC6668" w:rsidRDefault="00DC66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3BBDC" w14:textId="77777777" w:rsidR="00EC5DD0" w:rsidRDefault="00EC5DD0">
      <w:r>
        <w:separator/>
      </w:r>
    </w:p>
  </w:footnote>
  <w:footnote w:type="continuationSeparator" w:id="0">
    <w:p w14:paraId="56D640A0" w14:textId="77777777" w:rsidR="00EC5DD0" w:rsidRDefault="00EC5DD0">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bastian Arteaga">
    <w15:presenceInfo w15:providerId="AD" w15:userId="S::sebastian.arteaga@slu.edu::0b1b4149-c667-4a65-ba65-780541c818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trackRevisions/>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C6668"/>
    <w:rsid w:val="000A06D3"/>
    <w:rsid w:val="00441130"/>
    <w:rsid w:val="006C0F2B"/>
    <w:rsid w:val="00B54295"/>
    <w:rsid w:val="00DC6668"/>
    <w:rsid w:val="00E0753D"/>
    <w:rsid w:val="00EC5DD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BD16E"/>
  <w15:docId w15:val="{5DE9810B-7B19-46B5-8B16-EC6A87032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DejaVu Sans"/>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textAlignment w:val="baseline"/>
    </w:pPr>
  </w:style>
  <w:style w:type="paragraph" w:styleId="Heading1">
    <w:name w:val="heading 1"/>
    <w:basedOn w:val="Normal"/>
    <w:next w:val="Normal"/>
    <w:link w:val="Heading1Char"/>
    <w:uiPriority w:val="9"/>
    <w:qFormat/>
    <w:pPr>
      <w:keepNext/>
      <w:keepLines/>
      <w:spacing w:before="240"/>
      <w:outlineLvl w:val="0"/>
    </w:pPr>
    <w:rPr>
      <w:rFonts w:ascii="Times New Roman" w:hAnsi="Times New Roman"/>
      <w:b/>
      <w:color w:val="000000"/>
      <w:sz w:val="32"/>
      <w:szCs w:val="32"/>
    </w:rPr>
  </w:style>
  <w:style w:type="paragraph" w:styleId="Heading2">
    <w:name w:val="heading 2"/>
    <w:basedOn w:val="Heading"/>
    <w:next w:val="Textbody"/>
    <w:uiPriority w:val="9"/>
    <w:semiHidden/>
    <w:unhideWhenUsed/>
    <w:qFormat/>
    <w:pPr>
      <w:spacing w:before="200"/>
      <w:outlineLvl w:val="1"/>
    </w:pPr>
    <w:rPr>
      <w:rFonts w:ascii="Times New Roman" w:eastAsia="DejaVu Sans" w:hAnsi="Times New Roman" w:cs="DejaVu Sans"/>
      <w:bCs/>
      <w:i/>
      <w:sz w:val="24"/>
      <w:szCs w:val="36"/>
    </w:rPr>
  </w:style>
  <w:style w:type="paragraph" w:styleId="Heading3">
    <w:name w:val="heading 3"/>
    <w:basedOn w:val="Normal"/>
    <w:next w:val="Normal"/>
    <w:link w:val="Heading3Char"/>
    <w:uiPriority w:val="9"/>
    <w:semiHidden/>
    <w:unhideWhenUsed/>
    <w:qFormat/>
    <w:pPr>
      <w:keepNext/>
      <w:keepLines/>
      <w:spacing w:before="40"/>
      <w:outlineLvl w:val="2"/>
    </w:pPr>
    <w:rPr>
      <w:b/>
      <w:color w:val="00000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styleId="Hyperlink">
    <w:name w:val="Hyperlink"/>
    <w:basedOn w:val="DefaultParagraphFont"/>
    <w:qFormat/>
    <w:rPr>
      <w:color w:val="0563C1"/>
      <w:u w:val="single"/>
    </w:rPr>
  </w:style>
  <w:style w:type="character" w:styleId="UnresolvedMention">
    <w:name w:val="Unresolved Mention"/>
    <w:basedOn w:val="DefaultParagraphFont"/>
    <w:qFormat/>
    <w:rPr>
      <w:color w:val="605E5C"/>
      <w:shd w:val="clear" w:color="auto" w:fill="E1DFDD"/>
    </w:rPr>
  </w:style>
  <w:style w:type="character" w:styleId="HTMLSample">
    <w:name w:val="HTML Sample"/>
    <w:basedOn w:val="DefaultParagraphFont"/>
    <w:qFormat/>
    <w:rPr>
      <w:rFonts w:ascii="Courier New" w:eastAsia="Times New Roman" w:hAnsi="Courier New" w:cs="Courier New"/>
    </w:rPr>
  </w:style>
  <w:style w:type="character" w:styleId="PlaceholderText">
    <w:name w:val="Placeholder Text"/>
    <w:basedOn w:val="DefaultParagraphFont"/>
    <w:qFormat/>
    <w:rPr>
      <w:color w:val="808080"/>
    </w:rPr>
  </w:style>
  <w:style w:type="character" w:styleId="FollowedHyperlink">
    <w:name w:val="FollowedHyperlink"/>
    <w:basedOn w:val="DefaultParagraphFont"/>
    <w:rPr>
      <w:color w:val="954F72"/>
      <w:u w:val="single"/>
    </w:rPr>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qFormat/>
    <w:rPr>
      <w:sz w:val="20"/>
      <w:szCs w:val="20"/>
    </w:rPr>
  </w:style>
  <w:style w:type="character" w:customStyle="1" w:styleId="CommentSubjectChar">
    <w:name w:val="Comment Subject Char"/>
    <w:basedOn w:val="CommentTextChar"/>
    <w:qFormat/>
    <w:rPr>
      <w:b/>
      <w:bCs/>
      <w:sz w:val="20"/>
      <w:szCs w:val="20"/>
    </w:rPr>
  </w:style>
  <w:style w:type="character" w:customStyle="1" w:styleId="BalloonTextChar">
    <w:name w:val="Balloon Text Char"/>
    <w:basedOn w:val="DefaultParagraphFont"/>
    <w:qFormat/>
    <w:rPr>
      <w:rFonts w:ascii="Times New Roman" w:eastAsia="Times New Roman" w:hAnsi="Times New Roman" w:cs="Times New Roman"/>
      <w:sz w:val="18"/>
      <w:szCs w:val="18"/>
    </w:rPr>
  </w:style>
  <w:style w:type="character" w:customStyle="1" w:styleId="StrongEmphasis">
    <w:name w:val="Strong Emphasis"/>
    <w:qFormat/>
    <w:rPr>
      <w:b/>
      <w:bCs/>
    </w:rPr>
  </w:style>
  <w:style w:type="character" w:customStyle="1" w:styleId="Heading1Char">
    <w:name w:val="Heading 1 Char"/>
    <w:basedOn w:val="DefaultParagraphFont"/>
    <w:link w:val="Heading1"/>
    <w:qFormat/>
    <w:rPr>
      <w:rFonts w:ascii="Times New Roman" w:eastAsia="Calibri" w:hAnsi="Times New Roman" w:cs="DejaVu Sans"/>
      <w:b/>
      <w:color w:val="000000"/>
      <w:sz w:val="32"/>
      <w:szCs w:val="32"/>
    </w:rPr>
  </w:style>
  <w:style w:type="character" w:customStyle="1" w:styleId="StandardChar">
    <w:name w:val="Standard Char"/>
    <w:basedOn w:val="DefaultParagraphFont"/>
    <w:link w:val="Standard"/>
    <w:qFormat/>
  </w:style>
  <w:style w:type="character" w:customStyle="1" w:styleId="ChapterChar">
    <w:name w:val="Chapter Char"/>
    <w:basedOn w:val="StandardChar"/>
    <w:link w:val="Chapter"/>
    <w:qFormat/>
    <w:rPr>
      <w:rFonts w:ascii="Times New Roman" w:hAnsi="Times New Roman" w:cs="Times New Roman"/>
      <w:b/>
      <w:bCs/>
      <w:sz w:val="28"/>
      <w:szCs w:val="28"/>
    </w:rPr>
  </w:style>
  <w:style w:type="character" w:customStyle="1" w:styleId="NumberingSymbols">
    <w:name w:val="Numbering Symbols"/>
    <w:qFormat/>
  </w:style>
  <w:style w:type="character" w:customStyle="1" w:styleId="Heading3Char">
    <w:name w:val="Heading 3 Char"/>
    <w:basedOn w:val="DefaultParagraphFont"/>
    <w:link w:val="Heading3"/>
    <w:qFormat/>
    <w:rPr>
      <w:rFonts w:ascii="Arial" w:eastAsia="Calibri" w:hAnsi="Arial" w:cs="DejaVu Sans"/>
      <w:b/>
      <w:color w:val="000000"/>
      <w:sz w:val="20"/>
      <w:szCs w:val="24"/>
    </w:rPr>
  </w:style>
  <w:style w:type="character" w:customStyle="1" w:styleId="Style1Char">
    <w:name w:val="Style1 Char"/>
    <w:basedOn w:val="StandardChar"/>
    <w:link w:val="Style1"/>
    <w:qFormat/>
  </w:style>
  <w:style w:type="character" w:styleId="SubtleEmphasis">
    <w:name w:val="Subtle Emphasis"/>
    <w:basedOn w:val="DefaultParagraphFont"/>
    <w:qFormat/>
    <w:rPr>
      <w:i/>
      <w:iCs/>
      <w:color w:val="404040"/>
    </w:rPr>
  </w:style>
  <w:style w:type="character" w:customStyle="1" w:styleId="html-italic">
    <w:name w:val="html-italic"/>
    <w:basedOn w:val="DefaultParagraphFont"/>
    <w:qFormat/>
  </w:style>
  <w:style w:type="character" w:customStyle="1" w:styleId="mn">
    <w:name w:val="mn"/>
    <w:basedOn w:val="DefaultParagraphFont"/>
    <w:qFormat/>
  </w:style>
  <w:style w:type="character" w:customStyle="1" w:styleId="mtext">
    <w:name w:val="mtext"/>
    <w:basedOn w:val="DefaultParagraphFont"/>
    <w:qFormat/>
  </w:style>
  <w:style w:type="character" w:customStyle="1" w:styleId="mo">
    <w:name w:val="mo"/>
    <w:basedOn w:val="DefaultParagraphFont"/>
    <w:qFormat/>
  </w:style>
  <w:style w:type="character" w:customStyle="1" w:styleId="mi">
    <w:name w:val="mi"/>
    <w:basedOn w:val="DefaultParagraphFont"/>
    <w:qFormat/>
  </w:style>
  <w:style w:type="character" w:customStyle="1" w:styleId="docsum-authors">
    <w:name w:val="docsum-authors"/>
    <w:basedOn w:val="DefaultParagraphFont"/>
    <w:qFormat/>
  </w:style>
  <w:style w:type="character" w:customStyle="1" w:styleId="docsum-journal-citation">
    <w:name w:val="docsum-journal-citation"/>
    <w:basedOn w:val="DefaultParagraphFont"/>
    <w:qFormat/>
  </w:style>
  <w:style w:type="character" w:customStyle="1" w:styleId="BDAbstractTitleChar">
    <w:name w:val="BD_Abstract_Title Char"/>
    <w:qFormat/>
    <w:rPr>
      <w:rFonts w:ascii="Arno Pro" w:eastAsia="Arno Pro" w:hAnsi="Arno Pro" w:cs="Arno Pro"/>
      <w:b/>
      <w:kern w:val="2"/>
      <w:sz w:val="19"/>
      <w:lang w:val="en-US" w:eastAsia="en-US" w:bidi="ar-SA"/>
    </w:rPr>
  </w:style>
  <w:style w:type="character" w:customStyle="1" w:styleId="IndexLink">
    <w:name w:val="Index Link"/>
    <w:qFormat/>
  </w:style>
  <w:style w:type="paragraph" w:customStyle="1" w:styleId="Heading">
    <w:name w:val="Heading"/>
    <w:basedOn w:val="Standard"/>
    <w:next w:val="Textbody"/>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Textbody"/>
    <w:rPr>
      <w:rFonts w:cs="Lohit Devanagari"/>
    </w:rPr>
  </w:style>
  <w:style w:type="paragraph" w:styleId="Caption">
    <w:name w:val="caption"/>
    <w:basedOn w:val="Standard"/>
    <w:qFormat/>
    <w:pPr>
      <w:suppressLineNumbers/>
      <w:spacing w:before="120" w:after="120"/>
    </w:pPr>
    <w:rPr>
      <w:rFonts w:cs="Lohit Devanagari"/>
      <w:i/>
      <w:iCs/>
      <w:sz w:val="24"/>
      <w:szCs w:val="24"/>
    </w:rPr>
  </w:style>
  <w:style w:type="paragraph" w:customStyle="1" w:styleId="Index">
    <w:name w:val="Index"/>
    <w:basedOn w:val="Standard"/>
    <w:qFormat/>
    <w:pPr>
      <w:suppressLineNumbers/>
    </w:pPr>
    <w:rPr>
      <w:rFonts w:cs="Lohit Devanagari"/>
    </w:rPr>
  </w:style>
  <w:style w:type="paragraph" w:customStyle="1" w:styleId="Standard">
    <w:name w:val="Standard"/>
    <w:link w:val="StandardChar"/>
    <w:qFormat/>
    <w:pPr>
      <w:spacing w:after="160" w:line="259" w:lineRule="auto"/>
      <w:textAlignment w:val="baseline"/>
    </w:pPr>
  </w:style>
  <w:style w:type="paragraph" w:customStyle="1" w:styleId="Textbody">
    <w:name w:val="Text body"/>
    <w:basedOn w:val="Standard"/>
    <w:qFormat/>
    <w:pPr>
      <w:spacing w:after="140" w:line="276" w:lineRule="auto"/>
    </w:pPr>
  </w:style>
  <w:style w:type="paragraph" w:customStyle="1" w:styleId="HeaderandFooter">
    <w:name w:val="Header and Footer"/>
    <w:basedOn w:val="Standard"/>
    <w:qFormat/>
  </w:style>
  <w:style w:type="paragraph" w:styleId="Header">
    <w:name w:val="header"/>
    <w:basedOn w:val="Standard"/>
    <w:pPr>
      <w:tabs>
        <w:tab w:val="center" w:pos="4680"/>
        <w:tab w:val="right" w:pos="9360"/>
      </w:tabs>
      <w:spacing w:after="0" w:line="240" w:lineRule="auto"/>
    </w:pPr>
  </w:style>
  <w:style w:type="paragraph" w:styleId="Footer">
    <w:name w:val="footer"/>
    <w:basedOn w:val="Standard"/>
    <w:pPr>
      <w:tabs>
        <w:tab w:val="center" w:pos="4680"/>
        <w:tab w:val="right" w:pos="9360"/>
      </w:tabs>
      <w:spacing w:after="0" w:line="240" w:lineRule="auto"/>
    </w:pPr>
  </w:style>
  <w:style w:type="paragraph" w:styleId="ListParagraph">
    <w:name w:val="List Paragraph"/>
    <w:basedOn w:val="Standard"/>
    <w:qFormat/>
    <w:pPr>
      <w:ind w:left="720"/>
    </w:pPr>
  </w:style>
  <w:style w:type="paragraph" w:styleId="Bibliography">
    <w:name w:val="Bibliography"/>
    <w:basedOn w:val="Standard"/>
    <w:next w:val="Standard"/>
    <w:qFormat/>
    <w:pPr>
      <w:tabs>
        <w:tab w:val="left" w:pos="1008"/>
      </w:tabs>
      <w:spacing w:after="0" w:line="240" w:lineRule="auto"/>
      <w:ind w:left="504" w:hanging="504"/>
    </w:pPr>
  </w:style>
  <w:style w:type="paragraph" w:customStyle="1" w:styleId="msonormal0">
    <w:name w:val="msonormal"/>
    <w:basedOn w:val="Standard"/>
    <w:qFormat/>
    <w:pPr>
      <w:suppressAutoHyphens w:val="0"/>
      <w:spacing w:before="280" w:after="280" w:line="240" w:lineRule="auto"/>
    </w:pPr>
    <w:rPr>
      <w:rFonts w:ascii="Times New Roman" w:eastAsia="Times New Roman" w:hAnsi="Times New Roman" w:cs="Times New Roman"/>
      <w:sz w:val="24"/>
      <w:szCs w:val="24"/>
    </w:rPr>
  </w:style>
  <w:style w:type="paragraph" w:styleId="CommentText">
    <w:name w:val="annotation text"/>
    <w:basedOn w:val="Standard"/>
    <w:qFormat/>
    <w:pPr>
      <w:spacing w:line="240" w:lineRule="auto"/>
    </w:pPr>
    <w:rPr>
      <w:szCs w:val="20"/>
    </w:rPr>
  </w:style>
  <w:style w:type="paragraph" w:styleId="CommentSubject">
    <w:name w:val="annotation subject"/>
    <w:basedOn w:val="CommentText"/>
    <w:next w:val="CommentText"/>
    <w:qFormat/>
    <w:rPr>
      <w:b/>
      <w:bCs/>
    </w:rPr>
  </w:style>
  <w:style w:type="paragraph" w:styleId="BalloonText">
    <w:name w:val="Balloon Text"/>
    <w:basedOn w:val="Standard"/>
    <w:qFormat/>
    <w:pPr>
      <w:spacing w:after="0" w:line="240" w:lineRule="auto"/>
    </w:pPr>
    <w:rPr>
      <w:rFonts w:ascii="Times New Roman" w:eastAsia="Times New Roman" w:hAnsi="Times New Roman" w:cs="Times New Roman"/>
      <w:sz w:val="18"/>
      <w:szCs w:val="18"/>
    </w:rPr>
  </w:style>
  <w:style w:type="paragraph" w:customStyle="1" w:styleId="BATitle">
    <w:name w:val="BA_Title"/>
    <w:basedOn w:val="Standard"/>
    <w:next w:val="BBAuthorName"/>
    <w:qFormat/>
    <w:pPr>
      <w:spacing w:before="1400" w:after="180"/>
    </w:pPr>
    <w:rPr>
      <w:rFonts w:ascii="Myriad Pro Light" w:eastAsia="Myriad Pro Light" w:hAnsi="Myriad Pro Light" w:cs="Myriad Pro Light"/>
      <w:b/>
      <w:kern w:val="2"/>
      <w:sz w:val="34"/>
    </w:rPr>
  </w:style>
  <w:style w:type="paragraph" w:customStyle="1" w:styleId="BBAuthorName">
    <w:name w:val="BB_Author_Name"/>
    <w:basedOn w:val="Standard"/>
    <w:next w:val="BCAuthorAddress"/>
    <w:qFormat/>
    <w:pPr>
      <w:spacing w:after="180"/>
    </w:pPr>
    <w:rPr>
      <w:rFonts w:ascii="Arno Pro" w:eastAsia="Arno Pro" w:hAnsi="Arno Pro" w:cs="Arno Pro"/>
      <w:kern w:val="2"/>
    </w:rPr>
  </w:style>
  <w:style w:type="paragraph" w:customStyle="1" w:styleId="BCAuthorAddress">
    <w:name w:val="BC_Author_Address"/>
    <w:basedOn w:val="Standard"/>
    <w:next w:val="BIEmailAddress"/>
    <w:qFormat/>
    <w:pPr>
      <w:spacing w:after="60"/>
    </w:pPr>
    <w:rPr>
      <w:rFonts w:ascii="Arno Pro" w:eastAsia="Arno Pro" w:hAnsi="Arno Pro" w:cs="Arno Pro"/>
      <w:kern w:val="2"/>
    </w:rPr>
  </w:style>
  <w:style w:type="paragraph" w:customStyle="1" w:styleId="BIEmailAddress">
    <w:name w:val="BI_Email_Address"/>
    <w:basedOn w:val="Standard"/>
    <w:next w:val="AIReceivedDate"/>
    <w:qFormat/>
    <w:pPr>
      <w:spacing w:after="100"/>
    </w:pPr>
    <w:rPr>
      <w:rFonts w:ascii="Arno Pro" w:eastAsia="Arno Pro" w:hAnsi="Arno Pro" w:cs="Arno Pro"/>
      <w:sz w:val="18"/>
    </w:rPr>
  </w:style>
  <w:style w:type="paragraph" w:customStyle="1" w:styleId="AIReceivedDate">
    <w:name w:val="AI_Received_Date"/>
    <w:basedOn w:val="Standard"/>
    <w:next w:val="Standard"/>
    <w:qFormat/>
    <w:pPr>
      <w:spacing w:after="100"/>
    </w:pPr>
    <w:rPr>
      <w:rFonts w:ascii="Arno Pro" w:eastAsia="Arno Pro" w:hAnsi="Arno Pro" w:cs="Arno Pro"/>
      <w:sz w:val="18"/>
    </w:rP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paragraph" w:styleId="NormalWeb">
    <w:name w:val="Normal (Web)"/>
    <w:basedOn w:val="Normal"/>
    <w:qFormat/>
    <w:rPr>
      <w:rFonts w:ascii="Times New Roman" w:hAnsi="Times New Roman" w:cs="Times New Roman"/>
      <w:sz w:val="24"/>
      <w:szCs w:val="24"/>
    </w:rPr>
  </w:style>
  <w:style w:type="paragraph" w:customStyle="1" w:styleId="Chapter">
    <w:name w:val="Chapter"/>
    <w:basedOn w:val="Standard"/>
    <w:link w:val="ChapterChar"/>
    <w:qFormat/>
    <w:pPr>
      <w:pageBreakBefore/>
    </w:pPr>
    <w:rPr>
      <w:rFonts w:ascii="Times New Roman" w:hAnsi="Times New Roman" w:cs="Times New Roman"/>
      <w:b/>
      <w:bCs/>
      <w:sz w:val="28"/>
      <w:szCs w:val="28"/>
    </w:rPr>
  </w:style>
  <w:style w:type="paragraph" w:styleId="TOC1">
    <w:name w:val="toc 1"/>
    <w:basedOn w:val="Normal"/>
    <w:next w:val="Normal"/>
    <w:autoRedefine/>
    <w:pPr>
      <w:tabs>
        <w:tab w:val="right" w:leader="dot" w:pos="9350"/>
      </w:tabs>
      <w:spacing w:after="100"/>
    </w:pPr>
  </w:style>
  <w:style w:type="paragraph" w:styleId="IndexHeading">
    <w:name w:val="index heading"/>
    <w:basedOn w:val="Heading"/>
  </w:style>
  <w:style w:type="paragraph" w:styleId="TOCHeading">
    <w:name w:val="TOC Heading"/>
    <w:basedOn w:val="Heading1"/>
    <w:next w:val="Normal"/>
    <w:pPr>
      <w:widowControl/>
      <w:suppressAutoHyphens w:val="0"/>
      <w:spacing w:line="259" w:lineRule="auto"/>
      <w:textAlignment w:val="auto"/>
      <w:outlineLvl w:val="9"/>
    </w:pPr>
  </w:style>
  <w:style w:type="paragraph" w:styleId="TOC2">
    <w:name w:val="toc 2"/>
    <w:basedOn w:val="Normal"/>
    <w:next w:val="Normal"/>
    <w:autoRedefine/>
    <w:pPr>
      <w:spacing w:after="100"/>
      <w:ind w:left="220"/>
    </w:pPr>
  </w:style>
  <w:style w:type="paragraph" w:customStyle="1" w:styleId="VDTableTitle">
    <w:name w:val="VD_Table_Title"/>
    <w:basedOn w:val="Normal"/>
    <w:next w:val="Normal"/>
    <w:qFormat/>
    <w:pPr>
      <w:widowControl/>
      <w:suppressAutoHyphens w:val="0"/>
      <w:textAlignment w:val="auto"/>
    </w:pPr>
    <w:rPr>
      <w:rFonts w:ascii="Arno Pro" w:eastAsia="Arno Pro" w:hAnsi="Arno Pro" w:cs="Arno Pro"/>
      <w:b/>
      <w:kern w:val="2"/>
      <w:sz w:val="16"/>
      <w:szCs w:val="16"/>
      <w:lang w:eastAsia="zh-CN" w:bidi="hi-IN"/>
    </w:rPr>
  </w:style>
  <w:style w:type="paragraph" w:customStyle="1" w:styleId="Style1">
    <w:name w:val="Style1"/>
    <w:basedOn w:val="Standard"/>
    <w:link w:val="Style1Char"/>
    <w:qFormat/>
  </w:style>
  <w:style w:type="paragraph" w:styleId="TOC3">
    <w:name w:val="toc 3"/>
    <w:basedOn w:val="Normal"/>
    <w:next w:val="Normal"/>
    <w:autoRedefine/>
    <w:pPr>
      <w:tabs>
        <w:tab w:val="right" w:leader="dot" w:pos="9350"/>
      </w:tabs>
      <w:spacing w:after="100"/>
      <w:ind w:left="440"/>
    </w:pPr>
  </w:style>
  <w:style w:type="paragraph" w:styleId="Revision">
    <w:name w:val="Revision"/>
    <w:qFormat/>
    <w:pPr>
      <w:suppressAutoHyphens w:val="0"/>
    </w:pPr>
  </w:style>
  <w:style w:type="numbering" w:customStyle="1" w:styleId="NoList1">
    <w:name w:val="No List_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oter" Target="footer1.xml"/><Relationship Id="rId18" Type="http://schemas.openxmlformats.org/officeDocument/2006/relationships/footer" Target="footer6.xml"/><Relationship Id="rId3" Type="http://schemas.openxmlformats.org/officeDocument/2006/relationships/webSettings" Target="webSettings.xml"/><Relationship Id="rId21"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3.wmf"/><Relationship Id="rId17" Type="http://schemas.openxmlformats.org/officeDocument/2006/relationships/footer" Target="footer5.xml"/><Relationship Id="rId2" Type="http://schemas.openxmlformats.org/officeDocument/2006/relationships/settings" Target="settings.xml"/><Relationship Id="rId16" Type="http://schemas.openxmlformats.org/officeDocument/2006/relationships/footer" Target="footer4.xml"/><Relationship Id="rId20" Type="http://schemas.openxmlformats.org/officeDocument/2006/relationships/footer" Target="footer7.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2.wmf"/><Relationship Id="rId5"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theme" Target="theme/theme1.xml"/><Relationship Id="rId10" Type="http://schemas.openxmlformats.org/officeDocument/2006/relationships/image" Target="media/image1.wmf"/><Relationship Id="rId19" Type="http://schemas.openxmlformats.org/officeDocument/2006/relationships/hyperlink" Target="https://doi.org/10.1093/nar/gkz019" TargetMode="External"/><Relationship Id="rId4" Type="http://schemas.openxmlformats.org/officeDocument/2006/relationships/footnotes" Target="footnotes.xml"/><Relationship Id="rId9" Type="http://schemas.microsoft.com/office/2018/08/relationships/commentsExtensible" Target="commentsExtensible.xml"/><Relationship Id="rId14" Type="http://schemas.openxmlformats.org/officeDocument/2006/relationships/footer" Target="footer2.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12</Pages>
  <Words>3431</Words>
  <Characters>18876</Characters>
  <Application>Microsoft Office Word</Application>
  <DocSecurity>0</DocSecurity>
  <Lines>1887</Lines>
  <Paragraphs>1174</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21133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Sieg, Jacob Philip</dc:creator>
  <dc:description/>
  <cp:lastModifiedBy>Sebastian Arteaga</cp:lastModifiedBy>
  <cp:revision>4</cp:revision>
  <cp:lastPrinted>2022-08-18T13:13:00Z</cp:lastPrinted>
  <dcterms:created xsi:type="dcterms:W3CDTF">2022-10-05T21:30:00Z</dcterms:created>
  <dcterms:modified xsi:type="dcterms:W3CDTF">2022-10-05T21:44:00Z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y fmtid="{D5CDD505-2E9C-101B-9397-08002B2CF9AE}" pid="6" name="ZOTERO_PREF_1">
    <vt:lpwstr>&lt;data data-version="3" zotero-version="6.0.12"&gt;&lt;session id="lx5fe08I"/&gt;&lt;style id="http://www.zotero.org/styles/american-chemical-society" hasBibliography="1" bibliographyStyleHasBeenSet="1"/&gt;&lt;prefs&gt;&lt;pref name="fieldType" value="Field"/&gt;&lt;pref name="automat</vt:lpwstr>
  </property>
  <property fmtid="{D5CDD505-2E9C-101B-9397-08002B2CF9AE}" pid="7" name="ZOTERO_PREF_2">
    <vt:lpwstr>icJournalAbbreviations" value="true"/&gt;&lt;pref name="dontAskDelayCitationUpdates" value="true"/&gt;&lt;/prefs&gt;&lt;/data&gt;</vt:lpwstr>
  </property>
  <property fmtid="{D5CDD505-2E9C-101B-9397-08002B2CF9AE}" pid="8" name="GrammarlyDocumentId">
    <vt:lpwstr>ad0db05ffc99dc0f417a86266f9ebfc6a29cede5feb762846030e0a67265af2b</vt:lpwstr>
  </property>
</Properties>
</file>